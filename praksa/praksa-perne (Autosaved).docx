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FFC254" w14:textId="77777777" w:rsidR="002B765C" w:rsidRDefault="002B765C" w:rsidP="002B765C">
      <w:pPr>
        <w:jc w:val="center"/>
        <w:rPr>
          <w:rFonts w:ascii="Arial Narrow" w:hAnsi="Arial Narrow"/>
          <w:sz w:val="28"/>
          <w:szCs w:val="28"/>
        </w:rPr>
      </w:pPr>
      <w:bookmarkStart w:id="0" w:name="_GoBack"/>
      <w:bookmarkEnd w:id="0"/>
    </w:p>
    <w:p w14:paraId="56CEC20B" w14:textId="77777777" w:rsidR="00EC402B" w:rsidRPr="002B765C" w:rsidRDefault="00EC402B" w:rsidP="002B765C">
      <w:pPr>
        <w:jc w:val="center"/>
        <w:rPr>
          <w:rFonts w:ascii="Arial Narrow" w:hAnsi="Arial Narrow"/>
          <w:b/>
          <w:sz w:val="28"/>
          <w:szCs w:val="28"/>
        </w:rPr>
      </w:pPr>
      <w:r>
        <w:rPr>
          <w:rFonts w:ascii="Arial Narrow" w:hAnsi="Arial Narrow"/>
          <w:sz w:val="28"/>
          <w:szCs w:val="28"/>
        </w:rPr>
        <w:t>Magistrski</w:t>
      </w:r>
      <w:r w:rsidRPr="00CD1D4A">
        <w:rPr>
          <w:rFonts w:ascii="Arial Narrow" w:hAnsi="Arial Narrow"/>
          <w:sz w:val="28"/>
          <w:szCs w:val="28"/>
        </w:rPr>
        <w:t xml:space="preserve"> </w:t>
      </w:r>
      <w:r>
        <w:rPr>
          <w:rFonts w:ascii="Arial Narrow" w:hAnsi="Arial Narrow"/>
          <w:sz w:val="28"/>
          <w:szCs w:val="28"/>
        </w:rPr>
        <w:t>študijski program druge</w:t>
      </w:r>
      <w:r w:rsidRPr="002B011F">
        <w:rPr>
          <w:rFonts w:ascii="Arial Narrow" w:hAnsi="Arial Narrow"/>
          <w:sz w:val="28"/>
          <w:szCs w:val="28"/>
        </w:rPr>
        <w:t xml:space="preserve"> stopnje</w:t>
      </w:r>
      <w:r w:rsidR="002B765C">
        <w:rPr>
          <w:rFonts w:ascii="Arial Narrow" w:hAnsi="Arial Narrow"/>
          <w:sz w:val="28"/>
          <w:szCs w:val="28"/>
        </w:rPr>
        <w:t xml:space="preserve"> </w:t>
      </w:r>
      <w:r w:rsidR="002B765C">
        <w:rPr>
          <w:rFonts w:ascii="Arial Narrow" w:hAnsi="Arial Narrow"/>
          <w:b/>
          <w:sz w:val="28"/>
          <w:szCs w:val="28"/>
        </w:rPr>
        <w:t>STROJNIŠTVO -</w:t>
      </w:r>
    </w:p>
    <w:p w14:paraId="54F6FC4F" w14:textId="77777777" w:rsidR="00EC402B" w:rsidRPr="00EC402B" w:rsidRDefault="00EC402B" w:rsidP="00EC402B">
      <w:pPr>
        <w:jc w:val="center"/>
        <w:rPr>
          <w:rFonts w:ascii="Arial Narrow" w:hAnsi="Arial Narrow"/>
          <w:b/>
          <w:sz w:val="28"/>
          <w:szCs w:val="28"/>
        </w:rPr>
      </w:pPr>
      <w:r w:rsidRPr="002B011F">
        <w:rPr>
          <w:rFonts w:ascii="Arial Narrow" w:hAnsi="Arial Narrow"/>
          <w:b/>
          <w:sz w:val="28"/>
          <w:szCs w:val="28"/>
        </w:rPr>
        <w:t>Razvojno raziskovalni program</w:t>
      </w:r>
    </w:p>
    <w:p w14:paraId="223A3426" w14:textId="77777777" w:rsidR="00EC402B" w:rsidRPr="00CD1D4A" w:rsidRDefault="00EC402B" w:rsidP="00EC402B">
      <w:pPr>
        <w:jc w:val="center"/>
        <w:rPr>
          <w:rFonts w:ascii="Arial Narrow" w:hAnsi="Arial Narrow"/>
          <w:sz w:val="28"/>
          <w:szCs w:val="28"/>
        </w:rPr>
      </w:pPr>
    </w:p>
    <w:p w14:paraId="2DEF5A4A" w14:textId="77777777" w:rsidR="00EC402B" w:rsidRDefault="00EC402B" w:rsidP="00EC402B">
      <w:pPr>
        <w:rPr>
          <w:rFonts w:ascii="Arial Narrow" w:hAnsi="Arial Narrow"/>
          <w:color w:val="000000"/>
        </w:rPr>
      </w:pPr>
    </w:p>
    <w:p w14:paraId="5267A378" w14:textId="77777777" w:rsidR="00EC402B" w:rsidRDefault="00EC402B" w:rsidP="00EC402B">
      <w:pPr>
        <w:rPr>
          <w:rFonts w:ascii="Arial Narrow" w:hAnsi="Arial Narrow"/>
          <w:color w:val="000000"/>
        </w:rPr>
      </w:pPr>
    </w:p>
    <w:p w14:paraId="6CF72395" w14:textId="77777777" w:rsidR="00EC402B" w:rsidRDefault="00EC402B" w:rsidP="00EC402B">
      <w:pPr>
        <w:rPr>
          <w:rFonts w:ascii="Arial Narrow" w:hAnsi="Arial Narrow"/>
          <w:color w:val="000000"/>
        </w:rPr>
      </w:pPr>
    </w:p>
    <w:p w14:paraId="601D0808" w14:textId="77777777" w:rsidR="00EC402B" w:rsidRPr="00CD1D4A" w:rsidRDefault="00EC402B" w:rsidP="00EC402B">
      <w:pPr>
        <w:rPr>
          <w:rFonts w:ascii="Arial Narrow" w:hAnsi="Arial Narrow"/>
          <w:color w:val="000000"/>
        </w:rPr>
      </w:pPr>
    </w:p>
    <w:p w14:paraId="54CA1351" w14:textId="77777777" w:rsidR="00EC402B" w:rsidRPr="00E3734A" w:rsidRDefault="00EC402B" w:rsidP="00E3734A">
      <w:pPr>
        <w:jc w:val="center"/>
        <w:rPr>
          <w:rFonts w:ascii="Arial Narrow" w:hAnsi="Arial Narrow"/>
          <w:b/>
          <w:sz w:val="36"/>
          <w:szCs w:val="36"/>
        </w:rPr>
      </w:pPr>
      <w:r w:rsidRPr="00E3734A">
        <w:rPr>
          <w:rFonts w:ascii="Arial Narrow" w:hAnsi="Arial Narrow"/>
          <w:b/>
          <w:sz w:val="36"/>
          <w:szCs w:val="36"/>
        </w:rPr>
        <w:t>MAGISTRSKI PRAKTIKUM</w:t>
      </w:r>
    </w:p>
    <w:p w14:paraId="6753E04B" w14:textId="77777777" w:rsidR="00EC402B" w:rsidRDefault="00EC402B" w:rsidP="00EC402B">
      <w:pPr>
        <w:jc w:val="center"/>
        <w:rPr>
          <w:rFonts w:ascii="Arial Narrow" w:hAnsi="Arial Narrow"/>
          <w:color w:val="000000"/>
        </w:rPr>
      </w:pPr>
    </w:p>
    <w:p w14:paraId="17D07D3B" w14:textId="77777777" w:rsidR="00EC402B" w:rsidRPr="00961225" w:rsidRDefault="00EC402B" w:rsidP="00EC402B">
      <w:pPr>
        <w:jc w:val="center"/>
        <w:rPr>
          <w:b/>
          <w:sz w:val="32"/>
          <w:szCs w:val="32"/>
        </w:rPr>
      </w:pPr>
      <w:r w:rsidRPr="00961225">
        <w:rPr>
          <w:rFonts w:ascii="Arial Narrow" w:hAnsi="Arial Narrow"/>
          <w:b/>
          <w:color w:val="000000"/>
          <w:sz w:val="32"/>
          <w:szCs w:val="32"/>
        </w:rPr>
        <w:t>P</w:t>
      </w:r>
      <w:r>
        <w:rPr>
          <w:rFonts w:ascii="Arial Narrow" w:hAnsi="Arial Narrow"/>
          <w:b/>
          <w:color w:val="000000"/>
          <w:sz w:val="32"/>
          <w:szCs w:val="32"/>
        </w:rPr>
        <w:t>oročilo</w:t>
      </w:r>
    </w:p>
    <w:p w14:paraId="34610E0F" w14:textId="77777777" w:rsidR="00EC402B" w:rsidRDefault="00EC402B" w:rsidP="00EC402B">
      <w:pPr>
        <w:jc w:val="center"/>
        <w:rPr>
          <w:rFonts w:ascii="Arial Narrow" w:hAnsi="Arial Narrow"/>
          <w:color w:val="000000"/>
          <w:sz w:val="28"/>
          <w:szCs w:val="28"/>
        </w:rPr>
      </w:pPr>
    </w:p>
    <w:p w14:paraId="0A65362F" w14:textId="77777777" w:rsidR="00EC402B" w:rsidRDefault="00EC402B" w:rsidP="00EC402B">
      <w:pPr>
        <w:jc w:val="center"/>
        <w:rPr>
          <w:rFonts w:ascii="Arial Narrow" w:hAnsi="Arial Narrow"/>
          <w:color w:val="000000"/>
          <w:sz w:val="28"/>
          <w:szCs w:val="28"/>
        </w:rPr>
      </w:pPr>
    </w:p>
    <w:p w14:paraId="67DC6FA8" w14:textId="77777777" w:rsidR="00EC402B" w:rsidRDefault="00EC402B" w:rsidP="00EC402B">
      <w:pPr>
        <w:jc w:val="center"/>
        <w:rPr>
          <w:rFonts w:ascii="Arial Narrow" w:hAnsi="Arial Narrow"/>
          <w:color w:val="000000"/>
          <w:sz w:val="28"/>
          <w:szCs w:val="28"/>
        </w:rPr>
      </w:pPr>
    </w:p>
    <w:p w14:paraId="0EB45DEB" w14:textId="77777777" w:rsidR="00EC402B" w:rsidRDefault="00EC402B" w:rsidP="00EC402B">
      <w:pPr>
        <w:jc w:val="center"/>
        <w:rPr>
          <w:rFonts w:ascii="Arial Narrow" w:hAnsi="Arial Narrow"/>
          <w:color w:val="000000"/>
          <w:sz w:val="28"/>
          <w:szCs w:val="28"/>
        </w:rPr>
      </w:pPr>
    </w:p>
    <w:p w14:paraId="3883CAB3" w14:textId="77777777" w:rsidR="00EC402B" w:rsidRPr="00CD1D4A" w:rsidRDefault="00EC402B" w:rsidP="00EC402B">
      <w:pPr>
        <w:jc w:val="center"/>
        <w:rPr>
          <w:rFonts w:ascii="Arial Narrow" w:hAnsi="Arial Narrow"/>
          <w:color w:val="000000"/>
          <w:sz w:val="28"/>
          <w:szCs w:val="28"/>
        </w:rPr>
      </w:pPr>
    </w:p>
    <w:p w14:paraId="33041610" w14:textId="77777777" w:rsidR="00EC402B" w:rsidRPr="00961225" w:rsidRDefault="00EC402B" w:rsidP="00EC402B">
      <w:pPr>
        <w:rPr>
          <w:rFonts w:ascii="Arial Narrow" w:hAnsi="Arial Narrow"/>
          <w:color w:val="000000"/>
          <w:sz w:val="20"/>
        </w:rPr>
      </w:pPr>
    </w:p>
    <w:p w14:paraId="3ECF1FE8" w14:textId="77777777" w:rsidR="00EC402B" w:rsidRPr="00CD1D4A" w:rsidRDefault="00EC402B" w:rsidP="00EC402B">
      <w:pPr>
        <w:tabs>
          <w:tab w:val="right" w:pos="6102"/>
          <w:tab w:val="left" w:pos="6384"/>
        </w:tabs>
        <w:ind w:left="6"/>
        <w:rPr>
          <w:rFonts w:ascii="Arial Narrow" w:hAnsi="Arial Narrow"/>
          <w:color w:val="000000"/>
        </w:rPr>
      </w:pPr>
      <w:r w:rsidRPr="00CD1D4A">
        <w:rPr>
          <w:rFonts w:ascii="Arial Narrow" w:hAnsi="Arial Narrow"/>
          <w:b/>
          <w:bCs/>
          <w:color w:val="000000"/>
        </w:rPr>
        <w:t xml:space="preserve">Študent:    </w:t>
      </w:r>
      <w:r w:rsidR="007E6F2F" w:rsidRPr="00F520B4">
        <w:rPr>
          <w:rFonts w:ascii="Arial Narrow" w:hAnsi="Arial Narrow"/>
          <w:bCs/>
          <w:color w:val="000000"/>
        </w:rPr>
        <w:t>Žiga Perne</w:t>
      </w:r>
      <w:r w:rsidR="007E6F2F">
        <w:rPr>
          <w:rFonts w:ascii="Arial Narrow" w:hAnsi="Arial Narrow"/>
          <w:b/>
          <w:bCs/>
          <w:color w:val="000000"/>
        </w:rPr>
        <w:tab/>
      </w:r>
      <w:r w:rsidRPr="00CD1D4A">
        <w:rPr>
          <w:rFonts w:ascii="Arial Narrow" w:hAnsi="Arial Narrow"/>
          <w:color w:val="000000"/>
        </w:rPr>
        <w:t xml:space="preserve">   Vpisna št.:</w:t>
      </w:r>
      <w:r w:rsidR="007E6F2F">
        <w:rPr>
          <w:rFonts w:ascii="Arial Narrow" w:hAnsi="Arial Narrow"/>
          <w:color w:val="000000"/>
        </w:rPr>
        <w:t xml:space="preserve"> </w:t>
      </w:r>
      <w:r w:rsidR="007E6F2F">
        <w:rPr>
          <w:rFonts w:ascii="Arial Narrow" w:hAnsi="Arial Narrow"/>
          <w:color w:val="000000"/>
        </w:rPr>
        <w:tab/>
        <w:t>23202141</w:t>
      </w:r>
    </w:p>
    <w:p w14:paraId="2B07D4AF" w14:textId="77777777" w:rsidR="00EC402B" w:rsidRPr="00CD1D4A" w:rsidRDefault="00EC402B" w:rsidP="00EC402B">
      <w:pPr>
        <w:tabs>
          <w:tab w:val="right" w:pos="6102"/>
          <w:tab w:val="left" w:pos="6384"/>
        </w:tabs>
        <w:rPr>
          <w:rFonts w:ascii="Arial Narrow" w:hAnsi="Arial Narrow"/>
          <w:color w:val="000000"/>
        </w:rPr>
      </w:pPr>
      <w:r w:rsidRPr="00CD1D4A">
        <w:rPr>
          <w:rFonts w:ascii="Arial Narrow" w:hAnsi="Arial Narrow"/>
          <w:color w:val="000000"/>
        </w:rPr>
        <w:tab/>
      </w:r>
      <w:r w:rsidRPr="00CD1D4A">
        <w:rPr>
          <w:rFonts w:ascii="Arial Narrow" w:hAnsi="Arial Narrow"/>
          <w:color w:val="000000"/>
        </w:rPr>
        <w:tab/>
      </w:r>
      <w:r w:rsidRPr="00CD1D4A">
        <w:rPr>
          <w:rFonts w:ascii="Arial Narrow" w:hAnsi="Arial Narrow"/>
          <w:color w:val="000000"/>
        </w:rPr>
        <w:tab/>
      </w:r>
    </w:p>
    <w:p w14:paraId="66770966" w14:textId="77777777" w:rsidR="00EC402B" w:rsidRDefault="00EC402B" w:rsidP="00EC402B">
      <w:pPr>
        <w:tabs>
          <w:tab w:val="right" w:pos="6558"/>
          <w:tab w:val="left" w:pos="6750"/>
        </w:tabs>
        <w:rPr>
          <w:rFonts w:ascii="Arial Narrow" w:hAnsi="Arial Narrow"/>
        </w:rPr>
      </w:pPr>
    </w:p>
    <w:p w14:paraId="7FB0875C" w14:textId="77777777" w:rsidR="00EC402B" w:rsidRPr="008A793B" w:rsidRDefault="00EC402B" w:rsidP="00EC402B">
      <w:pPr>
        <w:rPr>
          <w:rFonts w:ascii="Arial Narrow" w:hAnsi="Arial Narrow"/>
          <w:b/>
          <w:sz w:val="28"/>
          <w:szCs w:val="28"/>
        </w:rPr>
      </w:pPr>
      <w:r w:rsidRPr="00D17708">
        <w:rPr>
          <w:rFonts w:ascii="Arial Narrow" w:hAnsi="Arial Narrow"/>
          <w:b/>
        </w:rPr>
        <w:t>Naslov teme Magistrskega praktikuma:</w:t>
      </w:r>
      <w:r w:rsidRPr="00820CD3">
        <w:rPr>
          <w:rFonts w:ascii="Arial Narrow" w:hAnsi="Arial Narrow"/>
          <w:sz w:val="22"/>
          <w:szCs w:val="22"/>
        </w:rPr>
        <w:t xml:space="preserve"> </w:t>
      </w:r>
      <w:r w:rsidR="007E6F2F">
        <w:rPr>
          <w:rFonts w:ascii="Arial Narrow" w:hAnsi="Arial Narrow"/>
          <w:sz w:val="22"/>
          <w:szCs w:val="22"/>
        </w:rPr>
        <w:t>Konstrukcija laboratorijske naprave za opazovanje Taylorjevega mehurja</w:t>
      </w:r>
    </w:p>
    <w:p w14:paraId="3245D78C" w14:textId="77777777" w:rsidR="00EC402B" w:rsidRPr="00A752FF" w:rsidRDefault="00EC402B" w:rsidP="00EC402B">
      <w:pPr>
        <w:rPr>
          <w:rFonts w:ascii="Arial Narrow" w:hAnsi="Arial Narrow"/>
          <w:b/>
        </w:rPr>
      </w:pPr>
      <w:r>
        <w:rPr>
          <w:rFonts w:ascii="Arial Narrow" w:hAnsi="Arial Narrow"/>
        </w:rPr>
        <w:tab/>
      </w:r>
      <w:r>
        <w:rPr>
          <w:rFonts w:ascii="Arial Narrow" w:hAnsi="Arial Narrow"/>
        </w:rPr>
        <w:tab/>
      </w:r>
      <w:r>
        <w:rPr>
          <w:rFonts w:ascii="Arial Narrow" w:hAnsi="Arial Narrow"/>
        </w:rPr>
        <w:tab/>
      </w:r>
      <w:r>
        <w:rPr>
          <w:rFonts w:ascii="Arial Narrow" w:hAnsi="Arial Narrow"/>
        </w:rPr>
        <w:tab/>
      </w:r>
    </w:p>
    <w:p w14:paraId="3C6AEAE7" w14:textId="77777777" w:rsidR="00EC402B" w:rsidRPr="00F02ACC" w:rsidRDefault="00EC402B" w:rsidP="00EC402B">
      <w:pPr>
        <w:tabs>
          <w:tab w:val="right" w:pos="6545"/>
          <w:tab w:val="left" w:pos="6732"/>
        </w:tabs>
        <w:rPr>
          <w:rFonts w:ascii="Arial Narrow" w:hAnsi="Arial Narrow"/>
          <w:sz w:val="22"/>
          <w:szCs w:val="22"/>
        </w:rPr>
      </w:pPr>
      <w:r w:rsidRPr="004E6E71">
        <w:rPr>
          <w:rFonts w:ascii="Arial Narrow" w:hAnsi="Arial Narrow"/>
          <w:b/>
        </w:rPr>
        <w:t>Naziv laboratorija/podjetja</w:t>
      </w:r>
      <w:r w:rsidRPr="004E6E71">
        <w:rPr>
          <w:rFonts w:ascii="Arial Narrow" w:hAnsi="Arial Narrow"/>
          <w:b/>
          <w:sz w:val="22"/>
          <w:szCs w:val="22"/>
        </w:rPr>
        <w:t>:</w:t>
      </w:r>
      <w:r>
        <w:rPr>
          <w:rFonts w:ascii="Arial Narrow" w:hAnsi="Arial Narrow"/>
          <w:sz w:val="22"/>
          <w:szCs w:val="22"/>
        </w:rPr>
        <w:t xml:space="preserve">  </w:t>
      </w:r>
      <w:r w:rsidR="007E6F2F">
        <w:rPr>
          <w:rFonts w:ascii="Arial Narrow" w:hAnsi="Arial Narrow"/>
          <w:sz w:val="22"/>
          <w:szCs w:val="22"/>
        </w:rPr>
        <w:t>Inštitut Jožef Štefan, Odsek za reaktorsko tehniko</w:t>
      </w:r>
    </w:p>
    <w:p w14:paraId="6CC27FF9" w14:textId="77777777" w:rsidR="00EC402B" w:rsidRDefault="00EC402B" w:rsidP="00EC402B">
      <w:pPr>
        <w:tabs>
          <w:tab w:val="right" w:pos="6545"/>
          <w:tab w:val="left" w:pos="6732"/>
        </w:tabs>
        <w:rPr>
          <w:rFonts w:ascii="Arial Narrow" w:hAnsi="Arial Narrow"/>
          <w:sz w:val="22"/>
          <w:szCs w:val="22"/>
        </w:rPr>
      </w:pPr>
    </w:p>
    <w:p w14:paraId="7CB46E69" w14:textId="77777777" w:rsidR="004E6E71" w:rsidRPr="00EC402B" w:rsidRDefault="004E6E71" w:rsidP="00EC402B">
      <w:pPr>
        <w:tabs>
          <w:tab w:val="right" w:pos="6545"/>
          <w:tab w:val="left" w:pos="6732"/>
        </w:tabs>
        <w:rPr>
          <w:rFonts w:ascii="Arial Narrow" w:hAnsi="Arial Narrow"/>
          <w:b/>
        </w:rPr>
      </w:pPr>
    </w:p>
    <w:p w14:paraId="30FCB532" w14:textId="77777777" w:rsidR="00EC402B" w:rsidRDefault="00EC402B" w:rsidP="00EC402B">
      <w:pPr>
        <w:tabs>
          <w:tab w:val="right" w:pos="6545"/>
          <w:tab w:val="left" w:pos="6732"/>
        </w:tabs>
        <w:rPr>
          <w:rFonts w:ascii="Arial Narrow" w:hAnsi="Arial Narrow"/>
          <w:sz w:val="22"/>
          <w:szCs w:val="22"/>
        </w:rPr>
      </w:pPr>
      <w:r w:rsidRPr="00EC402B">
        <w:rPr>
          <w:rFonts w:ascii="Arial Narrow" w:hAnsi="Arial Narrow"/>
          <w:b/>
        </w:rPr>
        <w:t>Mentor v laboratoriju FS:</w:t>
      </w:r>
      <w:r>
        <w:rPr>
          <w:rFonts w:ascii="Arial Narrow" w:hAnsi="Arial Narrow"/>
          <w:sz w:val="22"/>
          <w:szCs w:val="22"/>
        </w:rPr>
        <w:t xml:space="preserve"> </w:t>
      </w:r>
      <w:r w:rsidR="007E6F2F">
        <w:rPr>
          <w:rFonts w:ascii="Arial Narrow" w:hAnsi="Arial Narrow"/>
          <w:sz w:val="22"/>
          <w:szCs w:val="22"/>
        </w:rPr>
        <w:t xml:space="preserve"> prof. dr. Božidar Šarler</w:t>
      </w:r>
    </w:p>
    <w:p w14:paraId="69C00D2A" w14:textId="77777777" w:rsidR="00EC402B" w:rsidRPr="00CD1D4A" w:rsidRDefault="00EC402B" w:rsidP="00EC402B">
      <w:pPr>
        <w:tabs>
          <w:tab w:val="right" w:pos="6558"/>
          <w:tab w:val="left" w:pos="6750"/>
        </w:tabs>
        <w:rPr>
          <w:rFonts w:ascii="Arial Narrow" w:hAnsi="Arial Narrow"/>
        </w:rPr>
      </w:pPr>
    </w:p>
    <w:p w14:paraId="07C5E179" w14:textId="77777777" w:rsidR="00EC402B" w:rsidRPr="00CD1D4A" w:rsidRDefault="00EC402B" w:rsidP="00EC402B">
      <w:pPr>
        <w:tabs>
          <w:tab w:val="right" w:pos="6545"/>
          <w:tab w:val="left" w:pos="6732"/>
        </w:tabs>
        <w:rPr>
          <w:rFonts w:ascii="Arial Narrow" w:hAnsi="Arial Narrow"/>
        </w:rPr>
      </w:pPr>
      <w:r w:rsidRPr="00CD1D4A">
        <w:rPr>
          <w:rFonts w:ascii="Arial Narrow" w:hAnsi="Arial Narrow"/>
          <w:b/>
        </w:rPr>
        <w:t>Mentor v podjetju:</w:t>
      </w:r>
      <w:r w:rsidRPr="00CD1D4A">
        <w:rPr>
          <w:rFonts w:ascii="Arial Narrow" w:hAnsi="Arial Narrow"/>
        </w:rPr>
        <w:t xml:space="preserve"> </w:t>
      </w:r>
      <w:r w:rsidR="007E6F2F">
        <w:rPr>
          <w:rFonts w:ascii="Arial Narrow" w:hAnsi="Arial Narrow"/>
        </w:rPr>
        <w:t xml:space="preserve"> </w:t>
      </w:r>
      <w:r w:rsidR="007E6F2F" w:rsidRPr="00F520B4">
        <w:rPr>
          <w:rFonts w:ascii="Arial Narrow" w:hAnsi="Arial Narrow"/>
          <w:sz w:val="22"/>
          <w:szCs w:val="22"/>
        </w:rPr>
        <w:t>prof. dr. Iztok Tiselj</w:t>
      </w:r>
      <w:r w:rsidRPr="00CD1D4A">
        <w:rPr>
          <w:rFonts w:ascii="Arial Narrow" w:hAnsi="Arial Narrow"/>
        </w:rPr>
        <w:tab/>
      </w:r>
    </w:p>
    <w:p w14:paraId="4D6790EF" w14:textId="77777777" w:rsidR="00EC402B" w:rsidRPr="00CD1D4A" w:rsidRDefault="00EC402B" w:rsidP="00EC402B">
      <w:pPr>
        <w:rPr>
          <w:rFonts w:ascii="Arial Narrow" w:hAnsi="Arial Narrow"/>
        </w:rPr>
      </w:pPr>
    </w:p>
    <w:p w14:paraId="19300096" w14:textId="77777777" w:rsidR="00EC402B" w:rsidRPr="00EF3AFD" w:rsidRDefault="00EC402B" w:rsidP="00EC402B">
      <w:pPr>
        <w:rPr>
          <w:rFonts w:ascii="Arial Narrow" w:hAnsi="Arial Narrow"/>
          <w:b/>
          <w:sz w:val="16"/>
          <w:szCs w:val="16"/>
        </w:rPr>
      </w:pPr>
    </w:p>
    <w:p w14:paraId="61933336" w14:textId="77777777" w:rsidR="00EC402B" w:rsidRDefault="00EC402B" w:rsidP="00EC402B">
      <w:pPr>
        <w:tabs>
          <w:tab w:val="right" w:pos="6558"/>
          <w:tab w:val="left" w:pos="6750"/>
        </w:tabs>
        <w:rPr>
          <w:rFonts w:ascii="Arial Narrow" w:hAnsi="Arial Narrow"/>
          <w:sz w:val="32"/>
          <w:szCs w:val="32"/>
        </w:rPr>
      </w:pPr>
    </w:p>
    <w:p w14:paraId="67208BB6" w14:textId="77777777" w:rsidR="00EC402B" w:rsidRDefault="00EC402B" w:rsidP="00EC402B">
      <w:pPr>
        <w:tabs>
          <w:tab w:val="right" w:pos="6558"/>
          <w:tab w:val="left" w:pos="6750"/>
        </w:tabs>
        <w:rPr>
          <w:rFonts w:ascii="Arial Narrow" w:hAnsi="Arial Narrow"/>
          <w:sz w:val="32"/>
          <w:szCs w:val="32"/>
        </w:rPr>
      </w:pPr>
    </w:p>
    <w:p w14:paraId="669CB0F0" w14:textId="77777777" w:rsidR="00EC402B" w:rsidRDefault="00EC402B" w:rsidP="00EC402B">
      <w:pPr>
        <w:tabs>
          <w:tab w:val="right" w:pos="6558"/>
          <w:tab w:val="left" w:pos="6750"/>
        </w:tabs>
        <w:rPr>
          <w:rFonts w:ascii="Arial Narrow" w:hAnsi="Arial Narrow"/>
          <w:sz w:val="32"/>
          <w:szCs w:val="32"/>
        </w:rPr>
      </w:pPr>
    </w:p>
    <w:p w14:paraId="243CCFA4" w14:textId="77777777" w:rsidR="00EC402B" w:rsidRDefault="00EC402B" w:rsidP="00EC402B">
      <w:pPr>
        <w:tabs>
          <w:tab w:val="right" w:pos="6558"/>
          <w:tab w:val="left" w:pos="6750"/>
        </w:tabs>
        <w:rPr>
          <w:rFonts w:ascii="Arial Narrow" w:hAnsi="Arial Narrow"/>
          <w:sz w:val="32"/>
          <w:szCs w:val="32"/>
        </w:rPr>
      </w:pPr>
    </w:p>
    <w:p w14:paraId="4BF681FF" w14:textId="77777777" w:rsidR="00EC402B" w:rsidRDefault="00EC402B" w:rsidP="00EC402B">
      <w:pPr>
        <w:tabs>
          <w:tab w:val="right" w:pos="6558"/>
          <w:tab w:val="left" w:pos="6750"/>
        </w:tabs>
        <w:rPr>
          <w:rFonts w:ascii="Arial Narrow" w:hAnsi="Arial Narrow"/>
          <w:sz w:val="32"/>
          <w:szCs w:val="32"/>
        </w:rPr>
      </w:pPr>
    </w:p>
    <w:p w14:paraId="4AE5EF0D" w14:textId="77777777" w:rsidR="00EC402B" w:rsidRDefault="00EC402B" w:rsidP="00EC402B">
      <w:pPr>
        <w:tabs>
          <w:tab w:val="right" w:pos="6558"/>
          <w:tab w:val="left" w:pos="6750"/>
        </w:tabs>
        <w:rPr>
          <w:rFonts w:ascii="Arial Narrow" w:hAnsi="Arial Narrow"/>
          <w:sz w:val="32"/>
          <w:szCs w:val="32"/>
        </w:rPr>
      </w:pPr>
    </w:p>
    <w:p w14:paraId="72109046" w14:textId="77777777" w:rsidR="004E6E71" w:rsidRDefault="004E6E71" w:rsidP="00EC402B">
      <w:pPr>
        <w:tabs>
          <w:tab w:val="right" w:pos="6558"/>
          <w:tab w:val="left" w:pos="6750"/>
        </w:tabs>
        <w:rPr>
          <w:rFonts w:ascii="Arial Narrow" w:hAnsi="Arial Narrow"/>
          <w:sz w:val="32"/>
          <w:szCs w:val="32"/>
        </w:rPr>
      </w:pPr>
    </w:p>
    <w:p w14:paraId="007BC35F" w14:textId="77777777" w:rsidR="004E6E71" w:rsidRDefault="004E6E71" w:rsidP="00EC402B">
      <w:pPr>
        <w:tabs>
          <w:tab w:val="right" w:pos="6558"/>
          <w:tab w:val="left" w:pos="6750"/>
        </w:tabs>
        <w:rPr>
          <w:rFonts w:ascii="Arial Narrow" w:hAnsi="Arial Narrow"/>
          <w:sz w:val="32"/>
          <w:szCs w:val="32"/>
        </w:rPr>
      </w:pPr>
    </w:p>
    <w:p w14:paraId="2702C365" w14:textId="77777777" w:rsidR="00EC402B" w:rsidRDefault="00EC402B" w:rsidP="00EC402B">
      <w:pPr>
        <w:tabs>
          <w:tab w:val="right" w:pos="6558"/>
          <w:tab w:val="left" w:pos="6750"/>
        </w:tabs>
        <w:rPr>
          <w:rFonts w:ascii="Arial Narrow" w:hAnsi="Arial Narrow"/>
          <w:sz w:val="32"/>
          <w:szCs w:val="32"/>
        </w:rPr>
      </w:pPr>
    </w:p>
    <w:p w14:paraId="300EAFCB" w14:textId="77777777" w:rsidR="00EC402B" w:rsidRDefault="00EC402B" w:rsidP="00EC402B">
      <w:pPr>
        <w:tabs>
          <w:tab w:val="right" w:pos="6545"/>
          <w:tab w:val="left" w:pos="6732"/>
        </w:tabs>
        <w:rPr>
          <w:rFonts w:ascii="Arial Narrow" w:hAnsi="Arial Narrow"/>
        </w:rPr>
      </w:pPr>
      <w:r>
        <w:rPr>
          <w:rFonts w:ascii="Arial Narrow" w:hAnsi="Arial Narrow"/>
          <w:b/>
        </w:rPr>
        <w:t>Kraj in datum</w:t>
      </w:r>
      <w:r w:rsidRPr="00CD1D4A">
        <w:rPr>
          <w:rFonts w:ascii="Arial Narrow" w:hAnsi="Arial Narrow"/>
          <w:b/>
        </w:rPr>
        <w:t>:</w:t>
      </w:r>
      <w:r w:rsidRPr="00CD1D4A">
        <w:rPr>
          <w:rFonts w:ascii="Arial Narrow" w:hAnsi="Arial Narrow"/>
        </w:rPr>
        <w:t xml:space="preserve">  ......................................................</w:t>
      </w:r>
      <w:r>
        <w:rPr>
          <w:rFonts w:ascii="Arial Narrow" w:hAnsi="Arial Narrow"/>
        </w:rPr>
        <w:t>.......</w:t>
      </w:r>
      <w:r w:rsidRPr="00CD1D4A">
        <w:rPr>
          <w:rFonts w:ascii="Arial Narrow" w:hAnsi="Arial Narrow"/>
        </w:rPr>
        <w:t>....</w:t>
      </w:r>
      <w:r w:rsidRPr="00CD1D4A">
        <w:rPr>
          <w:rFonts w:ascii="Arial Narrow" w:hAnsi="Arial Narrow"/>
        </w:rPr>
        <w:tab/>
      </w:r>
    </w:p>
    <w:p w14:paraId="3E7AC345" w14:textId="77777777" w:rsidR="00EC402B" w:rsidRPr="00CD1D4A" w:rsidRDefault="00EC402B" w:rsidP="00EC402B">
      <w:pPr>
        <w:tabs>
          <w:tab w:val="right" w:pos="6558"/>
          <w:tab w:val="left" w:pos="6750"/>
        </w:tabs>
      </w:pPr>
    </w:p>
    <w:p w14:paraId="06A1F8F6" w14:textId="77777777" w:rsidR="00932BD6" w:rsidRDefault="00932BD6" w:rsidP="00932BD6">
      <w:pPr>
        <w:pStyle w:val="Heading1"/>
        <w:jc w:val="center"/>
        <w:rPr>
          <w:rFonts w:ascii="Arial Narrow" w:hAnsi="Arial Narrow"/>
          <w:sz w:val="32"/>
          <w:szCs w:val="32"/>
        </w:rPr>
      </w:pPr>
    </w:p>
    <w:p w14:paraId="0ED8AAB8" w14:textId="77777777" w:rsidR="00932BD6" w:rsidRDefault="00932BD6" w:rsidP="00932BD6">
      <w:pPr>
        <w:rPr>
          <w:rFonts w:ascii="Arial Narrow" w:hAnsi="Arial Narrow"/>
        </w:rPr>
      </w:pP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p>
    <w:p w14:paraId="291A14E9" w14:textId="77777777" w:rsidR="00932BD6" w:rsidRDefault="00932BD6" w:rsidP="00EC402B">
      <w:pPr>
        <w:rPr>
          <w:rFonts w:ascii="Arial Narrow" w:hAnsi="Arial Narrow"/>
          <w:color w:val="000000"/>
        </w:rPr>
      </w:pPr>
      <w:r>
        <w:rPr>
          <w:rFonts w:ascii="Arial Narrow" w:hAnsi="Arial Narrow"/>
        </w:rPr>
        <w:tab/>
      </w:r>
      <w:r>
        <w:rPr>
          <w:rFonts w:ascii="Arial Narrow" w:hAnsi="Arial Narrow"/>
          <w:color w:val="000000"/>
        </w:rPr>
        <w:t xml:space="preserve"> </w:t>
      </w:r>
    </w:p>
    <w:p w14:paraId="68A0EDBB" w14:textId="77777777" w:rsidR="00F520B4" w:rsidRDefault="00F520B4" w:rsidP="00EC402B">
      <w:pPr>
        <w:rPr>
          <w:rFonts w:ascii="Arial Narrow" w:hAnsi="Arial Narrow"/>
          <w:color w:val="000000"/>
        </w:rPr>
      </w:pPr>
    </w:p>
    <w:p w14:paraId="00CD1CE4" w14:textId="77777777" w:rsidR="00D17708" w:rsidRDefault="00D17708" w:rsidP="00D17708">
      <w:pPr>
        <w:rPr>
          <w:rFonts w:ascii="Arial Narrow" w:hAnsi="Arial Narrow"/>
          <w:sz w:val="22"/>
          <w:szCs w:val="22"/>
        </w:rPr>
      </w:pPr>
    </w:p>
    <w:p w14:paraId="57DA1744" w14:textId="47D661B4" w:rsidR="00E3734A" w:rsidRDefault="00D17708" w:rsidP="00CE3A9A">
      <w:pPr>
        <w:tabs>
          <w:tab w:val="right" w:pos="6545"/>
          <w:tab w:val="left" w:pos="6732"/>
        </w:tabs>
        <w:rPr>
          <w:rFonts w:ascii="Arial Narrow" w:hAnsi="Arial Narrow"/>
          <w:sz w:val="22"/>
          <w:szCs w:val="22"/>
        </w:rPr>
      </w:pPr>
      <w:r>
        <w:rPr>
          <w:rFonts w:ascii="Arial Narrow" w:hAnsi="Arial Narrow"/>
          <w:sz w:val="22"/>
          <w:szCs w:val="22"/>
        </w:rPr>
        <w:t xml:space="preserve">       </w:t>
      </w:r>
    </w:p>
    <w:p w14:paraId="066F1FBE" w14:textId="77777777" w:rsidR="00E3734A" w:rsidRDefault="00E3734A">
      <w:pPr>
        <w:jc w:val="left"/>
        <w:rPr>
          <w:rFonts w:ascii="Arial Narrow" w:hAnsi="Arial Narrow"/>
          <w:sz w:val="22"/>
          <w:szCs w:val="22"/>
        </w:rPr>
      </w:pPr>
      <w:r>
        <w:rPr>
          <w:rFonts w:ascii="Arial Narrow" w:hAnsi="Arial Narrow"/>
          <w:sz w:val="22"/>
          <w:szCs w:val="22"/>
        </w:rPr>
        <w:br w:type="page"/>
      </w:r>
    </w:p>
    <w:sdt>
      <w:sdtPr>
        <w:rPr>
          <w:rFonts w:ascii="Times New Roman" w:eastAsia="Times New Roman" w:hAnsi="Times New Roman" w:cs="Times New Roman"/>
          <w:b w:val="0"/>
          <w:bCs w:val="0"/>
          <w:color w:val="auto"/>
          <w:sz w:val="24"/>
          <w:szCs w:val="24"/>
          <w:lang w:val="sl-SI" w:eastAsia="sl-SI"/>
        </w:rPr>
        <w:id w:val="-1441139943"/>
        <w:docPartObj>
          <w:docPartGallery w:val="Table of Contents"/>
          <w:docPartUnique/>
        </w:docPartObj>
      </w:sdtPr>
      <w:sdtEndPr>
        <w:rPr>
          <w:noProof/>
        </w:rPr>
      </w:sdtEndPr>
      <w:sdtContent>
        <w:p w14:paraId="67F7C36B" w14:textId="36A78EDC" w:rsidR="00E3734A" w:rsidRPr="00E3734A" w:rsidRDefault="00E3734A">
          <w:pPr>
            <w:pStyle w:val="TOCHeading"/>
            <w:rPr>
              <w:color w:val="auto"/>
            </w:rPr>
          </w:pPr>
          <w:proofErr w:type="spellStart"/>
          <w:r w:rsidRPr="00E3734A">
            <w:rPr>
              <w:color w:val="auto"/>
            </w:rPr>
            <w:t>Kazalo</w:t>
          </w:r>
          <w:proofErr w:type="spellEnd"/>
        </w:p>
        <w:p w14:paraId="04035A44" w14:textId="77777777" w:rsidR="009F7114" w:rsidRDefault="00E3734A">
          <w:pPr>
            <w:pStyle w:val="TOC1"/>
            <w:tabs>
              <w:tab w:val="left" w:pos="440"/>
              <w:tab w:val="right" w:leader="dot" w:pos="9344"/>
            </w:tabs>
            <w:rPr>
              <w:rFonts w:asciiTheme="minorHAnsi" w:eastAsiaTheme="minorEastAsia" w:hAnsiTheme="minorHAnsi" w:cstheme="minorBidi"/>
              <w:noProof/>
              <w:sz w:val="22"/>
              <w:szCs w:val="22"/>
              <w:lang w:val="en-GB" w:eastAsia="ja-JP"/>
            </w:rPr>
          </w:pPr>
          <w:r>
            <w:fldChar w:fldCharType="begin"/>
          </w:r>
          <w:r>
            <w:instrText xml:space="preserve"> TOC \o "1-3" \h \z \u </w:instrText>
          </w:r>
          <w:r>
            <w:fldChar w:fldCharType="separate"/>
          </w:r>
          <w:hyperlink w:anchor="_Toc140575914" w:history="1">
            <w:r w:rsidR="009F7114" w:rsidRPr="00742C98">
              <w:rPr>
                <w:rStyle w:val="Hyperlink"/>
                <w:noProof/>
              </w:rPr>
              <w:t>1.</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Opredelitev problema in cilji</w:t>
            </w:r>
            <w:r w:rsidR="009F7114">
              <w:rPr>
                <w:noProof/>
                <w:webHidden/>
              </w:rPr>
              <w:tab/>
            </w:r>
            <w:r w:rsidR="009F7114">
              <w:rPr>
                <w:noProof/>
                <w:webHidden/>
              </w:rPr>
              <w:fldChar w:fldCharType="begin"/>
            </w:r>
            <w:r w:rsidR="009F7114">
              <w:rPr>
                <w:noProof/>
                <w:webHidden/>
              </w:rPr>
              <w:instrText xml:space="preserve"> PAGEREF _Toc140575914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0FAA95A8" w14:textId="77777777" w:rsidR="009F7114" w:rsidRDefault="00BC0E06">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15" w:history="1">
            <w:r w:rsidR="009F7114" w:rsidRPr="00742C98">
              <w:rPr>
                <w:rStyle w:val="Hyperlink"/>
                <w:noProof/>
              </w:rPr>
              <w:t>2.</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proge</w:t>
            </w:r>
            <w:r w:rsidR="009F7114">
              <w:rPr>
                <w:noProof/>
                <w:webHidden/>
              </w:rPr>
              <w:tab/>
            </w:r>
            <w:r w:rsidR="009F7114">
              <w:rPr>
                <w:noProof/>
                <w:webHidden/>
              </w:rPr>
              <w:fldChar w:fldCharType="begin"/>
            </w:r>
            <w:r w:rsidR="009F7114">
              <w:rPr>
                <w:noProof/>
                <w:webHidden/>
              </w:rPr>
              <w:instrText xml:space="preserve"> PAGEREF _Toc140575915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1E3C154A" w14:textId="77777777" w:rsidR="009F7114" w:rsidRDefault="00BC0E06">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6" w:history="1">
            <w:r w:rsidR="009F7114" w:rsidRPr="00742C98">
              <w:rPr>
                <w:rStyle w:val="Hyperlink"/>
                <w:noProof/>
              </w:rPr>
              <w:t>2.1.</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vodne zanke</w:t>
            </w:r>
            <w:r w:rsidR="009F7114">
              <w:rPr>
                <w:noProof/>
                <w:webHidden/>
              </w:rPr>
              <w:tab/>
            </w:r>
            <w:r w:rsidR="009F7114">
              <w:rPr>
                <w:noProof/>
                <w:webHidden/>
              </w:rPr>
              <w:fldChar w:fldCharType="begin"/>
            </w:r>
            <w:r w:rsidR="009F7114">
              <w:rPr>
                <w:noProof/>
                <w:webHidden/>
              </w:rPr>
              <w:instrText xml:space="preserve"> PAGEREF _Toc140575916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020987C3" w14:textId="77777777" w:rsidR="009F7114" w:rsidRDefault="00BC0E06">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7" w:history="1">
            <w:r w:rsidR="009F7114" w:rsidRPr="00742C98">
              <w:rPr>
                <w:rStyle w:val="Hyperlink"/>
                <w:noProof/>
              </w:rPr>
              <w:t>2.2.</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Priključki testne sekcije na vodno zanko in dovod zraka</w:t>
            </w:r>
            <w:r w:rsidR="009F7114">
              <w:rPr>
                <w:noProof/>
                <w:webHidden/>
              </w:rPr>
              <w:tab/>
            </w:r>
            <w:r w:rsidR="009F7114">
              <w:rPr>
                <w:noProof/>
                <w:webHidden/>
              </w:rPr>
              <w:fldChar w:fldCharType="begin"/>
            </w:r>
            <w:r w:rsidR="009F7114">
              <w:rPr>
                <w:noProof/>
                <w:webHidden/>
              </w:rPr>
              <w:instrText xml:space="preserve"> PAGEREF _Toc140575917 \h </w:instrText>
            </w:r>
            <w:r w:rsidR="009F7114">
              <w:rPr>
                <w:noProof/>
                <w:webHidden/>
              </w:rPr>
            </w:r>
            <w:r w:rsidR="009F7114">
              <w:rPr>
                <w:noProof/>
                <w:webHidden/>
              </w:rPr>
              <w:fldChar w:fldCharType="separate"/>
            </w:r>
            <w:r w:rsidR="00606A3B">
              <w:rPr>
                <w:noProof/>
                <w:webHidden/>
              </w:rPr>
              <w:t>5</w:t>
            </w:r>
            <w:r w:rsidR="009F7114">
              <w:rPr>
                <w:noProof/>
                <w:webHidden/>
              </w:rPr>
              <w:fldChar w:fldCharType="end"/>
            </w:r>
          </w:hyperlink>
        </w:p>
        <w:p w14:paraId="42A9E914" w14:textId="77777777" w:rsidR="009F7114" w:rsidRDefault="00BC0E06">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8" w:history="1">
            <w:r w:rsidR="009F7114" w:rsidRPr="00742C98">
              <w:rPr>
                <w:rStyle w:val="Hyperlink"/>
                <w:noProof/>
              </w:rPr>
              <w:t>2.3.</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Instalacija tlačnih senzorjev, termočlenov in merilca pretoka</w:t>
            </w:r>
            <w:r w:rsidR="009F7114">
              <w:rPr>
                <w:noProof/>
                <w:webHidden/>
              </w:rPr>
              <w:tab/>
            </w:r>
            <w:r w:rsidR="009F7114">
              <w:rPr>
                <w:noProof/>
                <w:webHidden/>
              </w:rPr>
              <w:fldChar w:fldCharType="begin"/>
            </w:r>
            <w:r w:rsidR="009F7114">
              <w:rPr>
                <w:noProof/>
                <w:webHidden/>
              </w:rPr>
              <w:instrText xml:space="preserve"> PAGEREF _Toc140575918 \h </w:instrText>
            </w:r>
            <w:r w:rsidR="009F7114">
              <w:rPr>
                <w:noProof/>
                <w:webHidden/>
              </w:rPr>
            </w:r>
            <w:r w:rsidR="009F7114">
              <w:rPr>
                <w:noProof/>
                <w:webHidden/>
              </w:rPr>
              <w:fldChar w:fldCharType="separate"/>
            </w:r>
            <w:r w:rsidR="00606A3B">
              <w:rPr>
                <w:noProof/>
                <w:webHidden/>
              </w:rPr>
              <w:t>6</w:t>
            </w:r>
            <w:r w:rsidR="009F7114">
              <w:rPr>
                <w:noProof/>
                <w:webHidden/>
              </w:rPr>
              <w:fldChar w:fldCharType="end"/>
            </w:r>
          </w:hyperlink>
        </w:p>
        <w:p w14:paraId="0B5F88AD" w14:textId="77777777" w:rsidR="009F7114" w:rsidRDefault="00BC0E06">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9" w:history="1">
            <w:r w:rsidR="009F7114" w:rsidRPr="00742C98">
              <w:rPr>
                <w:rStyle w:val="Hyperlink"/>
                <w:noProof/>
              </w:rPr>
              <w:t>2.4.</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optične škatle za zmanjšanje loma svetlobe</w:t>
            </w:r>
            <w:r w:rsidR="009F7114">
              <w:rPr>
                <w:noProof/>
                <w:webHidden/>
              </w:rPr>
              <w:tab/>
            </w:r>
            <w:r w:rsidR="009F7114">
              <w:rPr>
                <w:noProof/>
                <w:webHidden/>
              </w:rPr>
              <w:fldChar w:fldCharType="begin"/>
            </w:r>
            <w:r w:rsidR="009F7114">
              <w:rPr>
                <w:noProof/>
                <w:webHidden/>
              </w:rPr>
              <w:instrText xml:space="preserve"> PAGEREF _Toc140575919 \h </w:instrText>
            </w:r>
            <w:r w:rsidR="009F7114">
              <w:rPr>
                <w:noProof/>
                <w:webHidden/>
              </w:rPr>
            </w:r>
            <w:r w:rsidR="009F7114">
              <w:rPr>
                <w:noProof/>
                <w:webHidden/>
              </w:rPr>
              <w:fldChar w:fldCharType="separate"/>
            </w:r>
            <w:r w:rsidR="00606A3B">
              <w:rPr>
                <w:noProof/>
                <w:webHidden/>
              </w:rPr>
              <w:t>8</w:t>
            </w:r>
            <w:r w:rsidR="009F7114">
              <w:rPr>
                <w:noProof/>
                <w:webHidden/>
              </w:rPr>
              <w:fldChar w:fldCharType="end"/>
            </w:r>
          </w:hyperlink>
        </w:p>
        <w:p w14:paraId="6B0B083F" w14:textId="77777777" w:rsidR="009F7114" w:rsidRDefault="00BC0E06">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20" w:history="1">
            <w:r w:rsidR="009F7114" w:rsidRPr="00742C98">
              <w:rPr>
                <w:rStyle w:val="Hyperlink"/>
                <w:noProof/>
              </w:rPr>
              <w:t>2.5.</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Postavitev konstrukcije za postavitev kamer</w:t>
            </w:r>
            <w:r w:rsidR="009F7114">
              <w:rPr>
                <w:noProof/>
                <w:webHidden/>
              </w:rPr>
              <w:tab/>
            </w:r>
            <w:r w:rsidR="009F7114">
              <w:rPr>
                <w:noProof/>
                <w:webHidden/>
              </w:rPr>
              <w:fldChar w:fldCharType="begin"/>
            </w:r>
            <w:r w:rsidR="009F7114">
              <w:rPr>
                <w:noProof/>
                <w:webHidden/>
              </w:rPr>
              <w:instrText xml:space="preserve"> PAGEREF _Toc140575920 \h </w:instrText>
            </w:r>
            <w:r w:rsidR="009F7114">
              <w:rPr>
                <w:noProof/>
                <w:webHidden/>
              </w:rPr>
            </w:r>
            <w:r w:rsidR="009F7114">
              <w:rPr>
                <w:noProof/>
                <w:webHidden/>
              </w:rPr>
              <w:fldChar w:fldCharType="separate"/>
            </w:r>
            <w:r w:rsidR="00606A3B">
              <w:rPr>
                <w:noProof/>
                <w:webHidden/>
              </w:rPr>
              <w:t>10</w:t>
            </w:r>
            <w:r w:rsidR="009F7114">
              <w:rPr>
                <w:noProof/>
                <w:webHidden/>
              </w:rPr>
              <w:fldChar w:fldCharType="end"/>
            </w:r>
          </w:hyperlink>
        </w:p>
        <w:p w14:paraId="214849F5" w14:textId="77777777" w:rsidR="009F7114" w:rsidRDefault="00BC0E06">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21" w:history="1">
            <w:r w:rsidR="009F7114" w:rsidRPr="00742C98">
              <w:rPr>
                <w:rStyle w:val="Hyperlink"/>
                <w:noProof/>
              </w:rPr>
              <w:t>3.</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Testiranje vodnega kroga in vpihovanja zraka</w:t>
            </w:r>
            <w:r w:rsidR="009F7114">
              <w:rPr>
                <w:noProof/>
                <w:webHidden/>
              </w:rPr>
              <w:tab/>
            </w:r>
            <w:r w:rsidR="009F7114">
              <w:rPr>
                <w:noProof/>
                <w:webHidden/>
              </w:rPr>
              <w:fldChar w:fldCharType="begin"/>
            </w:r>
            <w:r w:rsidR="009F7114">
              <w:rPr>
                <w:noProof/>
                <w:webHidden/>
              </w:rPr>
              <w:instrText xml:space="preserve"> PAGEREF _Toc140575921 \h </w:instrText>
            </w:r>
            <w:r w:rsidR="009F7114">
              <w:rPr>
                <w:noProof/>
                <w:webHidden/>
              </w:rPr>
            </w:r>
            <w:r w:rsidR="009F7114">
              <w:rPr>
                <w:noProof/>
                <w:webHidden/>
              </w:rPr>
              <w:fldChar w:fldCharType="separate"/>
            </w:r>
            <w:r w:rsidR="00606A3B">
              <w:rPr>
                <w:noProof/>
                <w:webHidden/>
              </w:rPr>
              <w:t>10</w:t>
            </w:r>
            <w:r w:rsidR="009F7114">
              <w:rPr>
                <w:noProof/>
                <w:webHidden/>
              </w:rPr>
              <w:fldChar w:fldCharType="end"/>
            </w:r>
          </w:hyperlink>
        </w:p>
        <w:p w14:paraId="6D49F339" w14:textId="77777777" w:rsidR="009F7114" w:rsidRDefault="00BC0E06">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22" w:history="1">
            <w:r w:rsidR="009F7114" w:rsidRPr="00742C98">
              <w:rPr>
                <w:rStyle w:val="Hyperlink"/>
                <w:noProof/>
              </w:rPr>
              <w:t>4.</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Zaključek</w:t>
            </w:r>
            <w:r w:rsidR="009F7114">
              <w:rPr>
                <w:noProof/>
                <w:webHidden/>
              </w:rPr>
              <w:tab/>
            </w:r>
            <w:r w:rsidR="009F7114">
              <w:rPr>
                <w:noProof/>
                <w:webHidden/>
              </w:rPr>
              <w:fldChar w:fldCharType="begin"/>
            </w:r>
            <w:r w:rsidR="009F7114">
              <w:rPr>
                <w:noProof/>
                <w:webHidden/>
              </w:rPr>
              <w:instrText xml:space="preserve"> PAGEREF _Toc140575922 \h </w:instrText>
            </w:r>
            <w:r w:rsidR="009F7114">
              <w:rPr>
                <w:noProof/>
                <w:webHidden/>
              </w:rPr>
            </w:r>
            <w:r w:rsidR="009F7114">
              <w:rPr>
                <w:noProof/>
                <w:webHidden/>
              </w:rPr>
              <w:fldChar w:fldCharType="separate"/>
            </w:r>
            <w:r w:rsidR="00606A3B">
              <w:rPr>
                <w:noProof/>
                <w:webHidden/>
              </w:rPr>
              <w:t>11</w:t>
            </w:r>
            <w:r w:rsidR="009F7114">
              <w:rPr>
                <w:noProof/>
                <w:webHidden/>
              </w:rPr>
              <w:fldChar w:fldCharType="end"/>
            </w:r>
          </w:hyperlink>
        </w:p>
        <w:p w14:paraId="4904CCE4" w14:textId="77777777" w:rsidR="009F7114" w:rsidRDefault="00BC0E06">
          <w:pPr>
            <w:pStyle w:val="TOC1"/>
            <w:tabs>
              <w:tab w:val="right" w:leader="dot" w:pos="9344"/>
            </w:tabs>
            <w:rPr>
              <w:rFonts w:asciiTheme="minorHAnsi" w:eastAsiaTheme="minorEastAsia" w:hAnsiTheme="minorHAnsi" w:cstheme="minorBidi"/>
              <w:noProof/>
              <w:sz w:val="22"/>
              <w:szCs w:val="22"/>
              <w:lang w:val="en-GB" w:eastAsia="ja-JP"/>
            </w:rPr>
          </w:pPr>
          <w:hyperlink w:anchor="_Toc140575923" w:history="1">
            <w:r w:rsidR="009F7114" w:rsidRPr="00742C98">
              <w:rPr>
                <w:rStyle w:val="Hyperlink"/>
                <w:noProof/>
              </w:rPr>
              <w:t>Literatura</w:t>
            </w:r>
            <w:r w:rsidR="009F7114">
              <w:rPr>
                <w:noProof/>
                <w:webHidden/>
              </w:rPr>
              <w:tab/>
            </w:r>
            <w:r w:rsidR="009F7114">
              <w:rPr>
                <w:noProof/>
                <w:webHidden/>
              </w:rPr>
              <w:fldChar w:fldCharType="begin"/>
            </w:r>
            <w:r w:rsidR="009F7114">
              <w:rPr>
                <w:noProof/>
                <w:webHidden/>
              </w:rPr>
              <w:instrText xml:space="preserve"> PAGEREF _Toc140575923 \h </w:instrText>
            </w:r>
            <w:r w:rsidR="009F7114">
              <w:rPr>
                <w:noProof/>
                <w:webHidden/>
              </w:rPr>
            </w:r>
            <w:r w:rsidR="009F7114">
              <w:rPr>
                <w:noProof/>
                <w:webHidden/>
              </w:rPr>
              <w:fldChar w:fldCharType="separate"/>
            </w:r>
            <w:r w:rsidR="00606A3B">
              <w:rPr>
                <w:noProof/>
                <w:webHidden/>
              </w:rPr>
              <w:t>12</w:t>
            </w:r>
            <w:r w:rsidR="009F7114">
              <w:rPr>
                <w:noProof/>
                <w:webHidden/>
              </w:rPr>
              <w:fldChar w:fldCharType="end"/>
            </w:r>
          </w:hyperlink>
        </w:p>
        <w:p w14:paraId="583511FB" w14:textId="77777777" w:rsidR="009F7114" w:rsidRDefault="00BC0E06">
          <w:pPr>
            <w:pStyle w:val="TOC1"/>
            <w:tabs>
              <w:tab w:val="right" w:leader="dot" w:pos="9344"/>
            </w:tabs>
            <w:rPr>
              <w:rFonts w:asciiTheme="minorHAnsi" w:eastAsiaTheme="minorEastAsia" w:hAnsiTheme="minorHAnsi" w:cstheme="minorBidi"/>
              <w:noProof/>
              <w:sz w:val="22"/>
              <w:szCs w:val="22"/>
              <w:lang w:val="en-GB" w:eastAsia="ja-JP"/>
            </w:rPr>
          </w:pPr>
          <w:hyperlink w:anchor="_Toc140575924" w:history="1">
            <w:r w:rsidR="009F7114" w:rsidRPr="00742C98">
              <w:rPr>
                <w:rStyle w:val="Hyperlink"/>
                <w:noProof/>
              </w:rPr>
              <w:t>Časovnica</w:t>
            </w:r>
            <w:r w:rsidR="009F7114">
              <w:rPr>
                <w:noProof/>
                <w:webHidden/>
              </w:rPr>
              <w:tab/>
            </w:r>
            <w:r w:rsidR="009F7114">
              <w:rPr>
                <w:noProof/>
                <w:webHidden/>
              </w:rPr>
              <w:fldChar w:fldCharType="begin"/>
            </w:r>
            <w:r w:rsidR="009F7114">
              <w:rPr>
                <w:noProof/>
                <w:webHidden/>
              </w:rPr>
              <w:instrText xml:space="preserve"> PAGEREF _Toc140575924 \h </w:instrText>
            </w:r>
            <w:r w:rsidR="009F7114">
              <w:rPr>
                <w:noProof/>
                <w:webHidden/>
              </w:rPr>
            </w:r>
            <w:r w:rsidR="009F7114">
              <w:rPr>
                <w:noProof/>
                <w:webHidden/>
              </w:rPr>
              <w:fldChar w:fldCharType="separate"/>
            </w:r>
            <w:r w:rsidR="00606A3B">
              <w:rPr>
                <w:noProof/>
                <w:webHidden/>
              </w:rPr>
              <w:t>13</w:t>
            </w:r>
            <w:r w:rsidR="009F7114">
              <w:rPr>
                <w:noProof/>
                <w:webHidden/>
              </w:rPr>
              <w:fldChar w:fldCharType="end"/>
            </w:r>
          </w:hyperlink>
        </w:p>
        <w:p w14:paraId="2710C04E" w14:textId="295A820F" w:rsidR="00E3734A" w:rsidRDefault="00E3734A">
          <w:r>
            <w:rPr>
              <w:b/>
              <w:bCs/>
              <w:noProof/>
            </w:rPr>
            <w:fldChar w:fldCharType="end"/>
          </w:r>
        </w:p>
      </w:sdtContent>
    </w:sdt>
    <w:p w14:paraId="4F2B367E" w14:textId="77777777" w:rsidR="00D17708" w:rsidRDefault="00D17708" w:rsidP="00CE3A9A">
      <w:pPr>
        <w:tabs>
          <w:tab w:val="right" w:pos="6545"/>
          <w:tab w:val="left" w:pos="6732"/>
        </w:tabs>
        <w:rPr>
          <w:rFonts w:ascii="Arial Narrow" w:hAnsi="Arial Narrow"/>
          <w:sz w:val="22"/>
          <w:szCs w:val="22"/>
        </w:rPr>
      </w:pPr>
    </w:p>
    <w:p w14:paraId="64BB6DA2" w14:textId="77777777" w:rsidR="00CE3A9A" w:rsidRDefault="00D17708" w:rsidP="00D17708">
      <w:pPr>
        <w:tabs>
          <w:tab w:val="right" w:pos="6545"/>
          <w:tab w:val="left" w:pos="6732"/>
        </w:tabs>
        <w:rPr>
          <w:rFonts w:ascii="Arial Narrow" w:hAnsi="Arial Narrow"/>
          <w:sz w:val="22"/>
          <w:szCs w:val="22"/>
        </w:rPr>
      </w:pPr>
      <w:r>
        <w:rPr>
          <w:rFonts w:ascii="Arial Narrow" w:hAnsi="Arial Narrow"/>
          <w:sz w:val="22"/>
          <w:szCs w:val="22"/>
        </w:rPr>
        <w:tab/>
        <w:t xml:space="preserve">    </w:t>
      </w:r>
    </w:p>
    <w:p w14:paraId="48105E6A" w14:textId="6EF9488F" w:rsidR="004769CE" w:rsidRDefault="004769CE" w:rsidP="004769CE">
      <w:pPr>
        <w:pStyle w:val="Heading1"/>
        <w:numPr>
          <w:ilvl w:val="0"/>
          <w:numId w:val="1"/>
        </w:numPr>
        <w:rPr>
          <w:color w:val="FF0000"/>
        </w:rPr>
      </w:pPr>
      <w:r>
        <w:br w:type="page"/>
      </w:r>
      <w:bookmarkStart w:id="1" w:name="_Toc140575914"/>
      <w:r>
        <w:lastRenderedPageBreak/>
        <w:t>Opredelitev problema</w:t>
      </w:r>
      <w:r w:rsidR="005C2D31">
        <w:t xml:space="preserve"> in </w:t>
      </w:r>
      <w:r w:rsidR="005C2D31" w:rsidRPr="00E3734A">
        <w:rPr>
          <w:rPrChange w:id="2" w:author="Iztok Tiselj" w:date="2023-07-17T13:22:00Z">
            <w:rPr>
              <w:b w:val="0"/>
              <w:bCs w:val="0"/>
              <w:sz w:val="24"/>
            </w:rPr>
          </w:rPrChange>
        </w:rPr>
        <w:t>cilji</w:t>
      </w:r>
      <w:bookmarkEnd w:id="1"/>
      <w:ins w:id="3" w:author="Iztok Tiselj" w:date="2023-07-17T13:22:00Z">
        <w:r w:rsidR="00D51735" w:rsidRPr="00E3734A">
          <w:rPr>
            <w:color w:val="FF0000"/>
            <w:rPrChange w:id="4" w:author="Iztok Tiselj" w:date="2023-07-17T13:22:00Z">
              <w:rPr>
                <w:b w:val="0"/>
                <w:bCs w:val="0"/>
                <w:sz w:val="24"/>
              </w:rPr>
            </w:rPrChange>
          </w:rPr>
          <w:t xml:space="preserve">            </w:t>
        </w:r>
      </w:ins>
    </w:p>
    <w:p w14:paraId="6C61806C" w14:textId="77777777" w:rsidR="00E3734A" w:rsidRPr="002013D3" w:rsidRDefault="00E3734A" w:rsidP="00E3734A"/>
    <w:p w14:paraId="3702EE7C" w14:textId="4A9353C7" w:rsidR="004769CE" w:rsidRDefault="00CE32FE" w:rsidP="004769CE">
      <w:r>
        <w:t xml:space="preserve">Čepasti tok je tip dvofaznega toka, ki lahko nastane pri toku dveh faz v cevi. Sestavljajo ga </w:t>
      </w:r>
      <w:r w:rsidR="00D04B0B">
        <w:t>večje prekinjene</w:t>
      </w:r>
      <w:r>
        <w:t xml:space="preserve"> plinske strukture, ločene z </w:t>
      </w:r>
      <w:commentRangeStart w:id="5"/>
      <w:del w:id="6" w:author="ziga" w:date="2023-07-17T15:03:00Z">
        <w:r w:rsidDel="00167D93">
          <w:delText>tekočinsko</w:delText>
        </w:r>
        <w:commentRangeEnd w:id="5"/>
        <w:r w:rsidR="004458A7" w:rsidDel="00167D93">
          <w:rPr>
            <w:rStyle w:val="CommentReference"/>
          </w:rPr>
          <w:commentReference w:id="5"/>
        </w:r>
        <w:r w:rsidDel="00167D93">
          <w:delText xml:space="preserve"> </w:delText>
        </w:r>
      </w:del>
      <w:r w:rsidR="002013D3">
        <w:t>kapljevinasto</w:t>
      </w:r>
      <w:ins w:id="7" w:author="ziga" w:date="2023-07-17T15:03:00Z">
        <w:r w:rsidR="00167D93">
          <w:t xml:space="preserve"> </w:t>
        </w:r>
      </w:ins>
      <w:r>
        <w:t xml:space="preserve">fazo. Te plinske strukture se imenujejo </w:t>
      </w:r>
      <w:r w:rsidR="005C2D31">
        <w:t>tudi Taylorjevi mehurj</w:t>
      </w:r>
      <w:r>
        <w:t>i i</w:t>
      </w:r>
      <w:r w:rsidR="007B0211">
        <w:t>n imajo različne oblike, odvisn</w:t>
      </w:r>
      <w:ins w:id="8" w:author="ziga" w:date="2023-07-17T09:39:00Z">
        <w:r w:rsidR="007B0211">
          <w:t>o</w:t>
        </w:r>
      </w:ins>
      <w:del w:id="9" w:author="ziga" w:date="2023-07-17T09:39:00Z">
        <w:r w:rsidR="007B0211" w:rsidDel="007B0211">
          <w:delText>e</w:delText>
        </w:r>
      </w:del>
      <w:r>
        <w:t xml:space="preserve"> od lastnosti plinske in tekočinske faze</w:t>
      </w:r>
      <w:r w:rsidR="006767AD">
        <w:t xml:space="preserve"> [1]</w:t>
      </w:r>
      <w:r>
        <w:t>.</w:t>
      </w:r>
      <w:r w:rsidR="005C2D31">
        <w:t xml:space="preserve"> </w:t>
      </w:r>
    </w:p>
    <w:p w14:paraId="0683ED0F" w14:textId="77777777" w:rsidR="005C2D31" w:rsidRDefault="005C2D31" w:rsidP="004769CE"/>
    <w:p w14:paraId="0E29FC0B" w14:textId="77777777" w:rsidR="00E63C75" w:rsidRDefault="005C2D31" w:rsidP="004769CE">
      <w:r>
        <w:t xml:space="preserve">V sklopu praktičnega usposabljanja </w:t>
      </w:r>
      <w:ins w:id="10" w:author="Iztok Tiselj" w:date="2023-07-17T13:15:00Z">
        <w:r w:rsidR="004458A7">
          <w:t>je</w:t>
        </w:r>
      </w:ins>
      <w:del w:id="11" w:author="Iztok Tiselj" w:date="2023-07-17T13:15:00Z">
        <w:r w:rsidDel="004458A7">
          <w:delText>bo</w:delText>
        </w:r>
      </w:del>
      <w:r>
        <w:t xml:space="preserve"> konstruirana merilna proga, ki </w:t>
      </w:r>
      <w:del w:id="12" w:author="Iztok Tiselj" w:date="2023-07-17T13:15:00Z">
        <w:r w:rsidDel="004458A7">
          <w:delText xml:space="preserve">bo </w:delText>
        </w:r>
      </w:del>
      <w:r>
        <w:t>omogoča</w:t>
      </w:r>
      <w:del w:id="13" w:author="Iztok Tiselj" w:date="2023-07-17T13:15:00Z">
        <w:r w:rsidDel="004458A7">
          <w:delText>la</w:delText>
        </w:r>
      </w:del>
      <w:r>
        <w:t xml:space="preserve"> opazovanje Taylorjevega mehurja z različnimi metodami (snemanje s hitrotekočimi kamerami, merjenje z metodo sledenja delcev</w:t>
      </w:r>
      <w:ins w:id="14" w:author="Iztok Tiselj" w:date="2023-07-17T13:15:00Z">
        <w:r w:rsidR="004458A7">
          <w:t xml:space="preserve"> - (PIV - Particle Image Velocimetry)</w:t>
        </w:r>
      </w:ins>
      <w:r>
        <w:t>, metod</w:t>
      </w:r>
      <w:ins w:id="15" w:author="ziga" w:date="2023-07-17T09:40:00Z">
        <w:r w:rsidR="007B0211">
          <w:t>o</w:t>
        </w:r>
      </w:ins>
      <w:del w:id="16" w:author="ziga" w:date="2023-07-17T09:40:00Z">
        <w:r w:rsidDel="007B0211">
          <w:delText>a</w:delText>
        </w:r>
      </w:del>
      <w:r>
        <w:t xml:space="preserve"> »Shake the box«).</w:t>
      </w:r>
      <w:r w:rsidR="009D7231">
        <w:t xml:space="preserve"> Postavljena </w:t>
      </w:r>
      <w:ins w:id="17" w:author="Iztok Tiselj" w:date="2023-07-17T13:16:00Z">
        <w:r w:rsidR="004458A7">
          <w:t>je</w:t>
        </w:r>
      </w:ins>
      <w:del w:id="18" w:author="Iztok Tiselj" w:date="2023-07-17T13:16:00Z">
        <w:r w:rsidR="009D7231" w:rsidDel="004458A7">
          <w:delText>bo</w:delText>
        </w:r>
      </w:del>
      <w:r w:rsidR="009D7231">
        <w:t xml:space="preserve"> vertikalna steklena cev, kjer </w:t>
      </w:r>
      <w:del w:id="19" w:author="Iztok Tiselj" w:date="2023-07-17T13:16:00Z">
        <w:r w:rsidR="009D7231" w:rsidDel="004458A7">
          <w:delText xml:space="preserve">bo </w:delText>
        </w:r>
        <w:r w:rsidR="009D7231" w:rsidRPr="004458A7" w:rsidDel="004458A7">
          <w:rPr>
            <w:highlight w:val="yellow"/>
            <w:rPrChange w:id="20" w:author="Iztok Tiselj" w:date="2023-07-17T13:16:00Z">
              <w:rPr/>
            </w:rPrChange>
          </w:rPr>
          <w:delText>tekoča faza</w:delText>
        </w:r>
      </w:del>
      <w:ins w:id="21" w:author="Iztok Tiselj" w:date="2023-07-17T13:16:00Z">
        <w:r w:rsidR="004458A7">
          <w:t xml:space="preserve">kapljevina </w:t>
        </w:r>
      </w:ins>
      <w:r w:rsidR="009D7231">
        <w:t xml:space="preserve"> (voda) vstopa</w:t>
      </w:r>
      <w:del w:id="22" w:author="Iztok Tiselj" w:date="2023-07-17T13:16:00Z">
        <w:r w:rsidR="009D7231" w:rsidDel="004458A7">
          <w:delText>la</w:delText>
        </w:r>
      </w:del>
      <w:r w:rsidR="009D7231">
        <w:t xml:space="preserve"> od zgoraj, plin</w:t>
      </w:r>
      <w:del w:id="23" w:author="Iztok Tiselj" w:date="2023-07-17T13:17:00Z">
        <w:r w:rsidR="009D7231" w:rsidDel="004458A7">
          <w:delText>ska faza</w:delText>
        </w:r>
      </w:del>
      <w:ins w:id="24" w:author="Iztok Tiselj" w:date="2023-07-17T13:17:00Z">
        <w:r w:rsidR="004458A7">
          <w:t xml:space="preserve"> (zrak) </w:t>
        </w:r>
      </w:ins>
      <w:del w:id="25" w:author="Iztok Tiselj" w:date="2023-07-17T13:17:00Z">
        <w:r w:rsidR="009D7231" w:rsidDel="004458A7">
          <w:delText xml:space="preserve"> </w:delText>
        </w:r>
      </w:del>
      <w:r w:rsidR="009D7231">
        <w:t xml:space="preserve">pa </w:t>
      </w:r>
      <w:ins w:id="26" w:author="Iztok Tiselj" w:date="2023-07-17T13:16:00Z">
        <w:r w:rsidR="004458A7">
          <w:t>je</w:t>
        </w:r>
      </w:ins>
      <w:del w:id="27" w:author="Iztok Tiselj" w:date="2023-07-17T13:16:00Z">
        <w:r w:rsidR="009D7231" w:rsidDel="004458A7">
          <w:delText>bo</w:delText>
        </w:r>
      </w:del>
      <w:r w:rsidR="009D7231">
        <w:t xml:space="preserve"> dodana od spodaj. Zaradi sile vzgona se </w:t>
      </w:r>
      <w:del w:id="28" w:author="Iztok Tiselj" w:date="2023-07-17T13:16:00Z">
        <w:r w:rsidR="009D7231" w:rsidDel="004458A7">
          <w:delText>bo</w:delText>
        </w:r>
      </w:del>
      <w:r w:rsidR="009D7231">
        <w:t xml:space="preserve"> plin</w:t>
      </w:r>
      <w:del w:id="29" w:author="Iztok Tiselj" w:date="2023-07-17T13:17:00Z">
        <w:r w:rsidR="009D7231" w:rsidDel="004458A7">
          <w:delText>ska faza</w:delText>
        </w:r>
      </w:del>
      <w:r w:rsidR="009D7231">
        <w:t xml:space="preserve"> zač</w:t>
      </w:r>
      <w:ins w:id="30" w:author="Iztok Tiselj" w:date="2023-07-17T13:17:00Z">
        <w:r w:rsidR="004458A7">
          <w:t>ne</w:t>
        </w:r>
      </w:ins>
      <w:del w:id="31" w:author="Iztok Tiselj" w:date="2023-07-17T13:17:00Z">
        <w:r w:rsidR="009D7231" w:rsidDel="004458A7">
          <w:delText>ela</w:delText>
        </w:r>
      </w:del>
      <w:r w:rsidR="009D7231">
        <w:t xml:space="preserve"> dvigovati v cevi, tej sili pa </w:t>
      </w:r>
      <w:del w:id="32" w:author="Iztok Tiselj" w:date="2023-07-17T13:17:00Z">
        <w:r w:rsidR="009D7231" w:rsidDel="004458A7">
          <w:delText xml:space="preserve">bo poleg gravitacije </w:delText>
        </w:r>
      </w:del>
      <w:r w:rsidR="009D7231">
        <w:t>nasprot</w:t>
      </w:r>
      <w:ins w:id="33" w:author="Iztok Tiselj" w:date="2023-07-17T13:17:00Z">
        <w:r w:rsidR="004458A7">
          <w:t xml:space="preserve">uje </w:t>
        </w:r>
      </w:ins>
      <w:del w:id="34" w:author="Iztok Tiselj" w:date="2023-07-17T13:17:00Z">
        <w:r w:rsidR="009D7231" w:rsidDel="004458A7">
          <w:delText>ovala</w:delText>
        </w:r>
      </w:del>
      <w:r w:rsidR="009D7231">
        <w:t xml:space="preserve"> </w:t>
      </w:r>
      <w:ins w:id="35" w:author="Iztok Tiselj" w:date="2023-07-17T13:17:00Z">
        <w:r w:rsidR="004458A7">
          <w:t xml:space="preserve">tok kapljevine </w:t>
        </w:r>
      </w:ins>
      <w:del w:id="36" w:author="Iztok Tiselj" w:date="2023-07-17T13:17:00Z">
        <w:r w:rsidR="009D7231" w:rsidDel="004458A7">
          <w:delText xml:space="preserve">tekoča faza </w:delText>
        </w:r>
      </w:del>
      <w:r w:rsidR="009D7231">
        <w:t xml:space="preserve">v protitoku. Posledica tega je možnost zadrževanja </w:t>
      </w:r>
      <w:ins w:id="37" w:author="Iztok Tiselj" w:date="2023-07-17T13:18:00Z">
        <w:r w:rsidR="004458A7">
          <w:t xml:space="preserve">zračnega </w:t>
        </w:r>
      </w:ins>
      <w:r w:rsidR="009D7231">
        <w:t>mehurja na enem mestu v sekciji za daljše časovno obdobje, kar</w:t>
      </w:r>
      <w:del w:id="38" w:author="Iztok Tiselj" w:date="2023-07-17T13:18:00Z">
        <w:r w:rsidR="009D7231" w:rsidDel="004458A7">
          <w:delText xml:space="preserve"> bo</w:delText>
        </w:r>
      </w:del>
      <w:r w:rsidR="009D7231">
        <w:t xml:space="preserve"> omogoča</w:t>
      </w:r>
      <w:del w:id="39" w:author="Iztok Tiselj" w:date="2023-07-17T13:18:00Z">
        <w:r w:rsidR="009D7231" w:rsidDel="004458A7">
          <w:delText>lo</w:delText>
        </w:r>
      </w:del>
      <w:r w:rsidR="009D7231">
        <w:t xml:space="preserve"> </w:t>
      </w:r>
      <w:r w:rsidR="00D04B0B">
        <w:t xml:space="preserve">opazovanje mehurja </w:t>
      </w:r>
      <w:ins w:id="40" w:author="Iztok Tiselj" w:date="2023-07-17T13:18:00Z">
        <w:r w:rsidR="004458A7">
          <w:t>v</w:t>
        </w:r>
      </w:ins>
      <w:del w:id="41" w:author="Iztok Tiselj" w:date="2023-07-17T13:18:00Z">
        <w:r w:rsidR="00D04B0B" w:rsidDel="004458A7">
          <w:delText>za</w:delText>
        </w:r>
      </w:del>
      <w:r w:rsidR="00D04B0B">
        <w:t xml:space="preserve"> daljše</w:t>
      </w:r>
      <w:ins w:id="42" w:author="Iztok Tiselj" w:date="2023-07-17T13:18:00Z">
        <w:r w:rsidR="004458A7">
          <w:t>m</w:t>
        </w:r>
      </w:ins>
      <w:r w:rsidR="00D04B0B">
        <w:t xml:space="preserve"> časovn</w:t>
      </w:r>
      <w:ins w:id="43" w:author="Iztok Tiselj" w:date="2023-07-17T13:18:00Z">
        <w:r w:rsidR="004458A7">
          <w:t>em</w:t>
        </w:r>
      </w:ins>
      <w:del w:id="44" w:author="Iztok Tiselj" w:date="2023-07-17T13:18:00Z">
        <w:r w:rsidR="00D04B0B" w:rsidDel="004458A7">
          <w:delText>o</w:delText>
        </w:r>
      </w:del>
      <w:r w:rsidR="00D04B0B">
        <w:t xml:space="preserve"> obdobj</w:t>
      </w:r>
      <w:ins w:id="45" w:author="Iztok Tiselj" w:date="2023-07-17T13:18:00Z">
        <w:r w:rsidR="004458A7">
          <w:t>u</w:t>
        </w:r>
      </w:ins>
      <w:del w:id="46" w:author="Iztok Tiselj" w:date="2023-07-17T13:18:00Z">
        <w:r w:rsidR="00D04B0B" w:rsidDel="004458A7">
          <w:delText>e</w:delText>
        </w:r>
      </w:del>
      <w:r w:rsidR="009D7231">
        <w:t>.</w:t>
      </w:r>
      <w:r w:rsidR="00E63C75">
        <w:t xml:space="preserve"> V poštev je potrebno vzeti tudi lom svetlobe v </w:t>
      </w:r>
      <w:ins w:id="47" w:author="Iztok Tiselj" w:date="2023-07-17T13:19:00Z">
        <w:r w:rsidR="004458A7">
          <w:t xml:space="preserve">vodi in </w:t>
        </w:r>
      </w:ins>
      <w:r w:rsidR="00E63C75">
        <w:t>steklu, k</w:t>
      </w:r>
      <w:ins w:id="48" w:author="ziga" w:date="2023-07-17T09:41:00Z">
        <w:r w:rsidR="007B0211">
          <w:t>i</w:t>
        </w:r>
      </w:ins>
      <w:del w:id="49" w:author="ziga" w:date="2023-07-17T09:41:00Z">
        <w:r w:rsidR="00E63C75" w:rsidDel="007B0211">
          <w:delText>o</w:delText>
        </w:r>
      </w:del>
      <w:r w:rsidR="00E63C75">
        <w:t xml:space="preserve"> popači</w:t>
      </w:r>
      <w:ins w:id="50" w:author="Iztok Tiselj" w:date="2023-07-17T13:19:00Z">
        <w:r w:rsidR="004458A7">
          <w:t>jo</w:t>
        </w:r>
      </w:ins>
      <w:r w:rsidR="00E63C75">
        <w:t xml:space="preserve"> sliko mehurja v cevi. Zato je potrebna tudi izdelava t.i. »optične škatle«,</w:t>
      </w:r>
      <w:r w:rsidR="00D04B0B">
        <w:t xml:space="preserve"> katere funkcija </w:t>
      </w:r>
      <w:del w:id="51" w:author="Iztok Tiselj" w:date="2023-07-17T13:19:00Z">
        <w:r w:rsidR="00D04B0B" w:rsidDel="004458A7">
          <w:delText>bo</w:delText>
        </w:r>
      </w:del>
      <w:ins w:id="52" w:author="Iztok Tiselj" w:date="2023-07-17T13:19:00Z">
        <w:r w:rsidR="004458A7">
          <w:t>je</w:t>
        </w:r>
      </w:ins>
      <w:r w:rsidR="00D04B0B">
        <w:t xml:space="preserve"> zmanjševanje loma svetlobe.</w:t>
      </w:r>
    </w:p>
    <w:p w14:paraId="7BB6F02F" w14:textId="77777777" w:rsidR="009D7231" w:rsidRDefault="009D7231" w:rsidP="004769CE"/>
    <w:p w14:paraId="34293223" w14:textId="3F9D854F" w:rsidR="005C2D31" w:rsidRDefault="009D7231" w:rsidP="004769CE">
      <w:r>
        <w:t>Poleg tega je potrebno zagotoviti možnost zajema</w:t>
      </w:r>
      <w:r w:rsidR="005C2D31">
        <w:t xml:space="preserve"> podatkov o pretoku </w:t>
      </w:r>
      <w:del w:id="53" w:author="Iztok Tiselj" w:date="2023-07-17T13:19:00Z">
        <w:r w:rsidR="005C2D31" w:rsidDel="004458A7">
          <w:delText xml:space="preserve">tekoče faze </w:delText>
        </w:r>
      </w:del>
      <w:ins w:id="54" w:author="Iztok Tiselj" w:date="2023-07-17T13:19:00Z">
        <w:r w:rsidR="004458A7">
          <w:t xml:space="preserve">kapljevine skozi </w:t>
        </w:r>
      </w:ins>
      <w:del w:id="55" w:author="Iztok Tiselj" w:date="2023-07-17T13:19:00Z">
        <w:r w:rsidR="005C2D31" w:rsidDel="004458A7">
          <w:delText xml:space="preserve">čez </w:delText>
        </w:r>
      </w:del>
      <w:ins w:id="56" w:author="Iztok Tiselj" w:date="2023-07-17T13:19:00Z">
        <w:r w:rsidR="004458A7">
          <w:t xml:space="preserve">testno </w:t>
        </w:r>
      </w:ins>
      <w:r w:rsidR="005C2D31">
        <w:t>sekcij</w:t>
      </w:r>
      <w:del w:id="57" w:author="Iztok Tiselj" w:date="2023-07-17T13:19:00Z">
        <w:r w:rsidR="005C2D31" w:rsidDel="004458A7">
          <w:delText>i</w:delText>
        </w:r>
      </w:del>
      <w:r w:rsidR="005C2D31">
        <w:t xml:space="preserve">o, absolutnem tlaku, padcu tlaka čez sekcijo in temperaturi fluida. Ker bo Taylorjev mehur opazovan pri različnih pogojih in tokovnih režimih, mora imeti proga možnost regulacije tlaka, pretoka in temperature fluida. Regulacija tlaka in pretoka </w:t>
      </w:r>
      <w:del w:id="58" w:author="Iztok Tiselj" w:date="2023-07-17T13:20:00Z">
        <w:r w:rsidR="005C2D31" w:rsidDel="00D51735">
          <w:delText>bo</w:delText>
        </w:r>
      </w:del>
      <w:ins w:id="59" w:author="Iztok Tiselj" w:date="2023-07-17T13:20:00Z">
        <w:r w:rsidR="00D51735">
          <w:t>je</w:t>
        </w:r>
      </w:ins>
      <w:r w:rsidR="005C2D31">
        <w:t xml:space="preserve"> dosežena z uporabo obvodne zanke</w:t>
      </w:r>
      <w:r>
        <w:t xml:space="preserve">. Pretok </w:t>
      </w:r>
      <w:ins w:id="60" w:author="Iztok Tiselj" w:date="2023-07-17T13:20:00Z">
        <w:r w:rsidR="00D51735">
          <w:t>je</w:t>
        </w:r>
      </w:ins>
      <w:del w:id="61" w:author="Iztok Tiselj" w:date="2023-07-17T13:20:00Z">
        <w:r w:rsidDel="00D51735">
          <w:delText>bo</w:delText>
        </w:r>
      </w:del>
      <w:r>
        <w:t xml:space="preserve"> merjen z uporabo koriolisovega </w:t>
      </w:r>
      <w:r w:rsidR="007E6623">
        <w:t>merilca pretoka</w:t>
      </w:r>
      <w:r>
        <w:t xml:space="preserve">, tlak pa z uporabo absolutnih in diferencialnih tlačnih senzorjev. Temperatura </w:t>
      </w:r>
      <w:del w:id="62" w:author="Iztok Tiselj" w:date="2023-07-17T13:20:00Z">
        <w:r w:rsidDel="00D51735">
          <w:delText>bo</w:delText>
        </w:r>
      </w:del>
      <w:r>
        <w:t xml:space="preserve"> regulira</w:t>
      </w:r>
      <w:ins w:id="63" w:author="Iztok Tiselj" w:date="2023-07-17T13:21:00Z">
        <w:r w:rsidR="00D51735">
          <w:t>mo</w:t>
        </w:r>
      </w:ins>
      <w:del w:id="64" w:author="Iztok Tiselj" w:date="2023-07-17T13:21:00Z">
        <w:r w:rsidDel="00D51735">
          <w:delText>na</w:delText>
        </w:r>
      </w:del>
      <w:r>
        <w:t xml:space="preserve"> preko izmenjevalca toplote v rezervoarju za vodo in </w:t>
      </w:r>
      <w:del w:id="65" w:author="Iztok Tiselj" w:date="2023-07-17T13:20:00Z">
        <w:r w:rsidDel="00D51735">
          <w:delText>bo</w:delText>
        </w:r>
      </w:del>
      <w:del w:id="66" w:author="Iztok Tiselj" w:date="2023-07-17T13:21:00Z">
        <w:r w:rsidDel="00D51735">
          <w:delText xml:space="preserve"> uravnavana </w:delText>
        </w:r>
      </w:del>
      <w:r>
        <w:t>preko termalne kopeli. Temperatur</w:t>
      </w:r>
      <w:ins w:id="67" w:author="Iztok Tiselj" w:date="2023-07-17T13:21:00Z">
        <w:r w:rsidR="00D51735">
          <w:t>o merimo</w:t>
        </w:r>
      </w:ins>
      <w:del w:id="68" w:author="Iztok Tiselj" w:date="2023-07-17T13:21:00Z">
        <w:r w:rsidDel="00D51735">
          <w:delText>a bo merjena</w:delText>
        </w:r>
        <w:r w:rsidR="00D04B0B" w:rsidDel="00D51735">
          <w:delText xml:space="preserve"> </w:delText>
        </w:r>
      </w:del>
      <w:r w:rsidR="00D04B0B">
        <w:t>na sekciji z uporabo termočlenov</w:t>
      </w:r>
      <w:r>
        <w:t>.</w:t>
      </w:r>
      <w:r w:rsidR="00F4327C">
        <w:t xml:space="preserve"> Proga mora biti modularna, torej mora omogočati hitro menjavo testne sekcije.</w:t>
      </w:r>
    </w:p>
    <w:p w14:paraId="2B753452" w14:textId="77777777" w:rsidR="00F4327C" w:rsidRDefault="00F4327C" w:rsidP="004769CE"/>
    <w:p w14:paraId="4A64EBD4" w14:textId="77777777" w:rsidR="00F4327C" w:rsidRDefault="00DB6427" w:rsidP="00F4327C">
      <w:pPr>
        <w:pStyle w:val="Heading1"/>
        <w:numPr>
          <w:ilvl w:val="0"/>
          <w:numId w:val="1"/>
        </w:numPr>
      </w:pPr>
      <w:bookmarkStart w:id="69" w:name="_Toc140575915"/>
      <w:r>
        <w:t>Konstrukcija proge</w:t>
      </w:r>
      <w:bookmarkEnd w:id="69"/>
    </w:p>
    <w:p w14:paraId="1CB80D24" w14:textId="77777777" w:rsidR="00DB6427" w:rsidRPr="00DB6427" w:rsidRDefault="00DB6427" w:rsidP="00DB6427"/>
    <w:p w14:paraId="5BDCF1D9" w14:textId="77777777" w:rsidR="00E368DC" w:rsidRDefault="00E368DC" w:rsidP="00E368DC">
      <w:pPr>
        <w:pStyle w:val="Heading2"/>
        <w:numPr>
          <w:ilvl w:val="1"/>
          <w:numId w:val="1"/>
        </w:numPr>
      </w:pPr>
      <w:bookmarkStart w:id="70" w:name="_Toc140575916"/>
      <w:r>
        <w:t xml:space="preserve">Konstrukcija </w:t>
      </w:r>
      <w:r w:rsidR="00B075CC">
        <w:t>vodne zanke</w:t>
      </w:r>
      <w:bookmarkEnd w:id="70"/>
    </w:p>
    <w:p w14:paraId="4636EE85" w14:textId="77777777" w:rsidR="005434C5" w:rsidRDefault="005434C5" w:rsidP="005434C5"/>
    <w:p w14:paraId="4469323E" w14:textId="77777777" w:rsidR="005434C5" w:rsidRDefault="005434C5" w:rsidP="005434C5">
      <w:r>
        <w:t>V sklopu praktičnega usposabljanja je bil</w:t>
      </w:r>
      <w:r w:rsidR="00716FFD">
        <w:t>a</w:t>
      </w:r>
      <w:r>
        <w:t xml:space="preserve"> postavljena </w:t>
      </w:r>
      <w:r w:rsidR="00716FFD">
        <w:t>vodna zanka</w:t>
      </w:r>
      <w:r>
        <w:t xml:space="preserve">, ki nam omogoča željeni pretok vode čez testno sekcijo. Elementi so bili izbrani in nameščeni v prostor, narejene so bile tudi povezave med elementi. Večino povezav je bilo izvedenih </w:t>
      </w:r>
      <w:r w:rsidR="00913F1F">
        <w:t>s</w:t>
      </w:r>
      <w:r>
        <w:t xml:space="preserve"> PVC-U cevmi</w:t>
      </w:r>
      <w:r w:rsidR="00B83DD3">
        <w:t xml:space="preserve"> in elementi</w:t>
      </w:r>
      <w:r>
        <w:t xml:space="preserve"> proizvajalca </w:t>
      </w:r>
      <w:r w:rsidRPr="005434C5">
        <w:rPr>
          <w:i/>
        </w:rPr>
        <w:t>GF Piping Systems</w:t>
      </w:r>
      <w:r>
        <w:rPr>
          <w:i/>
        </w:rPr>
        <w:t xml:space="preserve">. </w:t>
      </w:r>
      <w:r w:rsidR="00D04B0B">
        <w:t>Proi</w:t>
      </w:r>
      <w:r w:rsidR="00913F1F">
        <w:t>zvajalec je bil izbran zaradi širokega nabora potrebnih elementov, enostavnosti pri konstrukciji in možnosti modularne izvedbe.</w:t>
      </w:r>
    </w:p>
    <w:p w14:paraId="12B94AC5" w14:textId="77777777" w:rsidR="00913F1F" w:rsidRDefault="00913F1F" w:rsidP="005434C5"/>
    <w:p w14:paraId="69761DAA" w14:textId="77777777" w:rsidR="00913F1F" w:rsidRDefault="00913F1F" w:rsidP="005434C5">
      <w:r>
        <w:t xml:space="preserve">Na </w:t>
      </w:r>
      <w:r w:rsidRPr="00D04B0B">
        <w:rPr>
          <w:i/>
        </w:rPr>
        <w:t>sliki</w:t>
      </w:r>
      <w:r w:rsidR="00D04B0B" w:rsidRPr="00D04B0B">
        <w:rPr>
          <w:i/>
        </w:rPr>
        <w:t xml:space="preserve"> 1</w:t>
      </w:r>
      <w:r>
        <w:t xml:space="preserve"> je predstavljen</w:t>
      </w:r>
      <w:r w:rsidR="00F06A4C">
        <w:t xml:space="preserve">a shema proge, sledi </w:t>
      </w:r>
      <w:r>
        <w:t>opis posameznih elementov.</w:t>
      </w:r>
    </w:p>
    <w:p w14:paraId="735CE224" w14:textId="77777777" w:rsidR="00716FFD" w:rsidRDefault="00716FFD" w:rsidP="005434C5"/>
    <w:p w14:paraId="4D5C61AF" w14:textId="77777777" w:rsidR="00716FFD" w:rsidRDefault="003816B1" w:rsidP="00716FFD">
      <w:pPr>
        <w:jc w:val="center"/>
        <w:rPr>
          <w:lang w:val="en-GB"/>
        </w:rPr>
      </w:pPr>
      <w:r>
        <w:rPr>
          <w:noProof/>
          <w:lang w:val="en-GB" w:eastAsia="ja-JP"/>
        </w:rPr>
        <w:lastRenderedPageBreak/>
        <w:drawing>
          <wp:inline distT="0" distB="0" distL="0" distR="0" wp14:anchorId="682F899F" wp14:editId="02BF7860">
            <wp:extent cx="2992755" cy="4225925"/>
            <wp:effectExtent l="0" t="0" r="0" b="3175"/>
            <wp:docPr id="2" name="Picture 4" descr="Description: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ict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755" cy="4225925"/>
                    </a:xfrm>
                    <a:prstGeom prst="rect">
                      <a:avLst/>
                    </a:prstGeom>
                    <a:noFill/>
                    <a:ln>
                      <a:noFill/>
                    </a:ln>
                  </pic:spPr>
                </pic:pic>
              </a:graphicData>
            </a:graphic>
          </wp:inline>
        </w:drawing>
      </w:r>
    </w:p>
    <w:p w14:paraId="6C1C51E9" w14:textId="03509A4D" w:rsidR="00D04B0B" w:rsidRPr="00D04B0B" w:rsidRDefault="00D04B0B" w:rsidP="00716FFD">
      <w:pPr>
        <w:jc w:val="center"/>
        <w:rPr>
          <w:i/>
          <w:lang w:val="en-GB"/>
        </w:rPr>
      </w:pPr>
      <w:proofErr w:type="spellStart"/>
      <w:r w:rsidRPr="00D04B0B">
        <w:rPr>
          <w:i/>
          <w:lang w:val="en-GB"/>
        </w:rPr>
        <w:t>Slika</w:t>
      </w:r>
      <w:proofErr w:type="spellEnd"/>
      <w:r w:rsidRPr="00D04B0B">
        <w:rPr>
          <w:i/>
          <w:lang w:val="en-GB"/>
        </w:rPr>
        <w:t xml:space="preserve"> 1: </w:t>
      </w:r>
      <w:proofErr w:type="spellStart"/>
      <w:r w:rsidRPr="00D04B0B">
        <w:rPr>
          <w:i/>
          <w:lang w:val="en-GB"/>
        </w:rPr>
        <w:t>Shema</w:t>
      </w:r>
      <w:proofErr w:type="spellEnd"/>
      <w:r w:rsidRPr="00D04B0B">
        <w:rPr>
          <w:i/>
          <w:lang w:val="en-GB"/>
        </w:rPr>
        <w:t xml:space="preserve"> </w:t>
      </w:r>
      <w:proofErr w:type="spellStart"/>
      <w:r w:rsidRPr="00D04B0B">
        <w:rPr>
          <w:i/>
          <w:lang w:val="en-GB"/>
        </w:rPr>
        <w:t>eksperimentalne</w:t>
      </w:r>
      <w:proofErr w:type="spellEnd"/>
      <w:r w:rsidRPr="00D04B0B">
        <w:rPr>
          <w:i/>
          <w:lang w:val="en-GB"/>
        </w:rPr>
        <w:t xml:space="preserve"> </w:t>
      </w:r>
      <w:proofErr w:type="spellStart"/>
      <w:r w:rsidRPr="00D04B0B">
        <w:rPr>
          <w:i/>
          <w:lang w:val="en-GB"/>
        </w:rPr>
        <w:t>naprave</w:t>
      </w:r>
      <w:proofErr w:type="spellEnd"/>
      <w:r w:rsidR="006767AD">
        <w:rPr>
          <w:i/>
          <w:lang w:val="en-GB"/>
        </w:rPr>
        <w:t xml:space="preserve"> [1].</w:t>
      </w:r>
    </w:p>
    <w:p w14:paraId="157F4199" w14:textId="77777777" w:rsidR="00D04B0B" w:rsidRPr="005434C5" w:rsidRDefault="00D04B0B" w:rsidP="00716FFD">
      <w:pPr>
        <w:jc w:val="center"/>
      </w:pPr>
    </w:p>
    <w:p w14:paraId="4E043810" w14:textId="77777777" w:rsidR="00E368DC" w:rsidRDefault="00E368DC" w:rsidP="00E368DC"/>
    <w:p w14:paraId="12E7A178" w14:textId="77777777" w:rsidR="00A17025" w:rsidRDefault="00913F1F" w:rsidP="00E368DC">
      <w:r>
        <w:t>Prvi element v zanki je</w:t>
      </w:r>
      <w:r w:rsidR="00E368DC">
        <w:t xml:space="preserve"> rezervoar, ki ni tlačno zaprt. Služi kot zalogovnik </w:t>
      </w:r>
      <w:r w:rsidR="005434C5">
        <w:t>vode</w:t>
      </w:r>
      <w:r w:rsidR="00E368DC">
        <w:t xml:space="preserve"> in zagotav</w:t>
      </w:r>
      <w:ins w:id="71" w:author="Iztok Tiselj" w:date="2023-07-17T13:23:00Z">
        <w:r w:rsidR="00D51735">
          <w:t>l</w:t>
        </w:r>
      </w:ins>
      <w:r w:rsidR="00E368DC">
        <w:t>ja ločevanje plina</w:t>
      </w:r>
      <w:ins w:id="72" w:author="Iztok Tiselj" w:date="2023-07-17T13:23:00Z">
        <w:r w:rsidR="00D51735">
          <w:t xml:space="preserve"> in kapljevine </w:t>
        </w:r>
      </w:ins>
      <w:del w:id="73" w:author="Iztok Tiselj" w:date="2023-07-17T13:23:00Z">
        <w:r w:rsidR="00E368DC" w:rsidDel="00D51735">
          <w:delText>ste in tekoče faze</w:delText>
        </w:r>
      </w:del>
      <w:r w:rsidR="00E368DC">
        <w:t xml:space="preserve">. </w:t>
      </w:r>
      <w:r w:rsidR="00605125">
        <w:t>Za rezervoar je bil</w:t>
      </w:r>
      <w:r w:rsidR="00A17025">
        <w:t xml:space="preserve"> izbran sod iz nerjavečega jekla z volumnom 100 l. V stranico in dno soda so bile zvrtane luknje za vse potrebne priključke cevi, ki zagotavljajo dovod vode v črpalko in povratek iz sekcije oziroma obvodne zanke.</w:t>
      </w:r>
    </w:p>
    <w:p w14:paraId="5B2A4266" w14:textId="77777777" w:rsidR="00A17025" w:rsidRDefault="00A17025" w:rsidP="00E368DC"/>
    <w:p w14:paraId="7F4219AB" w14:textId="4E5042D2" w:rsidR="00A17025" w:rsidRDefault="00E368DC" w:rsidP="00E368DC">
      <w:r>
        <w:t xml:space="preserve">Iz rezervoarja teče voda v črpalko, ki je </w:t>
      </w:r>
      <w:del w:id="74" w:author="Iztok Tiselj" w:date="2023-07-17T13:23:00Z">
        <w:r w:rsidDel="00D51735">
          <w:delText xml:space="preserve">pozicionirana </w:delText>
        </w:r>
      </w:del>
      <w:ins w:id="75" w:author="Iztok Tiselj" w:date="2023-07-17T13:23:00Z">
        <w:r w:rsidR="00D51735">
          <w:t xml:space="preserve">postavljena </w:t>
        </w:r>
      </w:ins>
      <w:r w:rsidR="00605125">
        <w:t>nižje od gladine rezervoarja, kar</w:t>
      </w:r>
      <w:r>
        <w:t xml:space="preserve"> omogoča enostavno</w:t>
      </w:r>
      <w:r w:rsidR="00F06A4C">
        <w:t xml:space="preserve"> poplavljanje črpalke pri zagonu</w:t>
      </w:r>
      <w:r>
        <w:t xml:space="preserve">. </w:t>
      </w:r>
      <w:r w:rsidR="00A17025">
        <w:t xml:space="preserve">Izbran je bil model črpalke </w:t>
      </w:r>
      <w:r w:rsidR="00913F1F" w:rsidRPr="00913F1F">
        <w:rPr>
          <w:i/>
        </w:rPr>
        <w:t>Wilo WJ-202-EM-MOD/C</w:t>
      </w:r>
      <w:r w:rsidR="00913F1F">
        <w:t xml:space="preserve">. </w:t>
      </w:r>
      <w:r w:rsidR="00A17025">
        <w:t xml:space="preserve">Gre za </w:t>
      </w:r>
      <w:r w:rsidR="00913F1F">
        <w:t>centrifugalno črpalko z enofaznim elektromotorjem in brez frekvenčne regulacije</w:t>
      </w:r>
      <w:r w:rsidR="00A17025">
        <w:t>.</w:t>
      </w:r>
      <w:r w:rsidR="00913F1F">
        <w:t xml:space="preserve"> Maksimalni pretok črpalke je 4,5 m</w:t>
      </w:r>
      <w:del w:id="76" w:author="Iztok Tiselj" w:date="2023-07-17T13:24:00Z">
        <w:r w:rsidR="00913F1F" w:rsidDel="00D51735">
          <w:delText>^</w:delText>
        </w:r>
      </w:del>
      <w:r w:rsidR="00913F1F" w:rsidRPr="00D51735">
        <w:rPr>
          <w:vertAlign w:val="superscript"/>
          <w:rPrChange w:id="77" w:author="Iztok Tiselj" w:date="2023-07-17T13:24:00Z">
            <w:rPr/>
          </w:rPrChange>
        </w:rPr>
        <w:t>3</w:t>
      </w:r>
      <w:r w:rsidR="00913F1F">
        <w:t>/h, maksimalna višina vodnega stolpca pa 34 m</w:t>
      </w:r>
      <w:r w:rsidR="006767AD">
        <w:t xml:space="preserve"> [2]</w:t>
      </w:r>
      <w:r w:rsidR="00913F1F">
        <w:t>. Obe vrednosti zadostujeta potrebam eksperimenta.</w:t>
      </w:r>
    </w:p>
    <w:p w14:paraId="25DFB46D" w14:textId="77777777" w:rsidR="00A17025" w:rsidRDefault="00A17025" w:rsidP="00E368DC"/>
    <w:p w14:paraId="12198474" w14:textId="77777777" w:rsidR="00E368DC" w:rsidRDefault="00605125" w:rsidP="00E368DC">
      <w:r>
        <w:t>Črpalka črpa vodo po cevi do prvega razvoda. Del vode teče naprej na testno sekcijo, medtem ko se del vrne v rezervoar čez obvodno zanko. Pretok vode čez obvodno zanko reguliramo z dvem</w:t>
      </w:r>
      <w:ins w:id="78" w:author="Iztok Tiselj" w:date="2023-07-17T13:24:00Z">
        <w:r w:rsidR="00D51735">
          <w:t>a</w:t>
        </w:r>
      </w:ins>
      <w:del w:id="79" w:author="Iztok Tiselj" w:date="2023-07-17T13:24:00Z">
        <w:r w:rsidDel="00D51735">
          <w:delText>i</w:delText>
        </w:r>
      </w:del>
      <w:r>
        <w:t xml:space="preserve"> vzporedno postavljenim</w:t>
      </w:r>
      <w:ins w:id="80" w:author="Iztok Tiselj" w:date="2023-07-17T13:24:00Z">
        <w:r w:rsidR="00D51735">
          <w:t>a</w:t>
        </w:r>
      </w:ins>
      <w:del w:id="81" w:author="Iztok Tiselj" w:date="2023-07-17T13:24:00Z">
        <w:r w:rsidDel="00D51735">
          <w:delText>i</w:delText>
        </w:r>
      </w:del>
      <w:r w:rsidR="002C0820">
        <w:t xml:space="preserve"> membranskim</w:t>
      </w:r>
      <w:ins w:id="82" w:author="Iztok Tiselj" w:date="2023-07-17T13:24:00Z">
        <w:r w:rsidR="00D51735">
          <w:t>a</w:t>
        </w:r>
      </w:ins>
      <w:del w:id="83" w:author="Iztok Tiselj" w:date="2023-07-17T13:24:00Z">
        <w:r w:rsidR="002C0820" w:rsidDel="00D51735">
          <w:delText>i</w:delText>
        </w:r>
      </w:del>
      <w:r>
        <w:t xml:space="preserve"> ventil</w:t>
      </w:r>
      <w:ins w:id="84" w:author="Iztok Tiselj" w:date="2023-07-17T13:24:00Z">
        <w:r w:rsidR="00D51735">
          <w:t>oma</w:t>
        </w:r>
      </w:ins>
      <w:del w:id="85" w:author="Iztok Tiselj" w:date="2023-07-17T13:24:00Z">
        <w:r w:rsidDel="00D51735">
          <w:delText>i</w:delText>
        </w:r>
      </w:del>
      <w:r>
        <w:t>, kar nam omogoča natančno regulacijo pretoka. Delež vode, ki teče čez obvodno zanko torej direktno vpliva na pretok vode čez testno sekcijo, posledično pa vpliva tudi na tlak v testni sekciji.</w:t>
      </w:r>
    </w:p>
    <w:p w14:paraId="77FB1B39" w14:textId="77777777" w:rsidR="00605125" w:rsidRDefault="00605125" w:rsidP="00E368DC"/>
    <w:p w14:paraId="775045AD" w14:textId="5B94D8E6" w:rsidR="00A17025" w:rsidRDefault="00605125" w:rsidP="00E368DC">
      <w:r>
        <w:t xml:space="preserve">Primarna zanka se nadaljuje po fleksibilni cevi do koriolisovega </w:t>
      </w:r>
      <w:r w:rsidR="007E6623">
        <w:t>merilca pretoka</w:t>
      </w:r>
      <w:r w:rsidR="007347F9">
        <w:t xml:space="preserve"> (</w:t>
      </w:r>
      <w:r w:rsidR="00D04B0B">
        <w:rPr>
          <w:i/>
        </w:rPr>
        <w:t>slika 2</w:t>
      </w:r>
      <w:r w:rsidR="007347F9">
        <w:t>)</w:t>
      </w:r>
      <w:r>
        <w:t xml:space="preserve">, kjer zajemamo podatke o pretoku vode čez testno sekcijo. Iz koriolisovega </w:t>
      </w:r>
      <w:r w:rsidR="007E6623">
        <w:t>merilca pretoka</w:t>
      </w:r>
      <w:r>
        <w:t xml:space="preserve"> vodi cev na najvišjo točko sistema nad testno sekcijo, zato je tu pozicioniran tudi ventil za odzračevanje. Voda na tem mestu naredi U</w:t>
      </w:r>
      <w:r w:rsidR="00A17025">
        <w:t xml:space="preserve"> ovinek pred vstopom v sekcijo.</w:t>
      </w:r>
    </w:p>
    <w:p w14:paraId="5D8DF44F" w14:textId="77777777" w:rsidR="007347F9" w:rsidRDefault="007347F9" w:rsidP="00E368DC"/>
    <w:p w14:paraId="29E25B49" w14:textId="77777777" w:rsidR="007347F9" w:rsidRDefault="003816B1" w:rsidP="007347F9">
      <w:pPr>
        <w:jc w:val="center"/>
      </w:pPr>
      <w:r>
        <w:rPr>
          <w:noProof/>
          <w:lang w:val="en-GB" w:eastAsia="ja-JP"/>
        </w:rPr>
        <w:lastRenderedPageBreak/>
        <w:drawing>
          <wp:inline distT="0" distB="0" distL="0" distR="0" wp14:anchorId="0679A5AA" wp14:editId="03D51360">
            <wp:extent cx="2604770" cy="3602355"/>
            <wp:effectExtent l="0" t="0" r="5080" b="0"/>
            <wp:docPr id="3" name="Picture 3" descr="IMG_20230714_09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30714_090448"/>
                    <pic:cNvPicPr>
                      <a:picLocks noChangeAspect="1" noChangeArrowheads="1"/>
                    </pic:cNvPicPr>
                  </pic:nvPicPr>
                  <pic:blipFill>
                    <a:blip r:embed="rId11" cstate="print">
                      <a:extLst>
                        <a:ext uri="{28A0092B-C50C-407E-A947-70E740481C1C}">
                          <a14:useLocalDpi xmlns:a14="http://schemas.microsoft.com/office/drawing/2010/main" val="0"/>
                        </a:ext>
                      </a:extLst>
                    </a:blip>
                    <a:srcRect l="7664" t="8606" r="8197" b="25957"/>
                    <a:stretch>
                      <a:fillRect/>
                    </a:stretch>
                  </pic:blipFill>
                  <pic:spPr bwMode="auto">
                    <a:xfrm>
                      <a:off x="0" y="0"/>
                      <a:ext cx="2604770" cy="3602355"/>
                    </a:xfrm>
                    <a:prstGeom prst="rect">
                      <a:avLst/>
                    </a:prstGeom>
                    <a:noFill/>
                    <a:ln>
                      <a:noFill/>
                    </a:ln>
                  </pic:spPr>
                </pic:pic>
              </a:graphicData>
            </a:graphic>
          </wp:inline>
        </w:drawing>
      </w:r>
    </w:p>
    <w:p w14:paraId="6BD4B82A" w14:textId="750F74B4" w:rsidR="00D04B0B" w:rsidRPr="00D04B0B" w:rsidRDefault="00D04B0B" w:rsidP="007347F9">
      <w:pPr>
        <w:jc w:val="center"/>
        <w:rPr>
          <w:i/>
        </w:rPr>
      </w:pPr>
      <w:r>
        <w:rPr>
          <w:i/>
        </w:rPr>
        <w:t xml:space="preserve">Slika 2: Koriolisov </w:t>
      </w:r>
      <w:r w:rsidR="007E6623">
        <w:rPr>
          <w:i/>
        </w:rPr>
        <w:t>merilec pretoka</w:t>
      </w:r>
      <w:r w:rsidR="00764BBE">
        <w:rPr>
          <w:i/>
        </w:rPr>
        <w:t>.</w:t>
      </w:r>
    </w:p>
    <w:p w14:paraId="5AAA0962" w14:textId="77777777" w:rsidR="00A17025" w:rsidRDefault="00A17025" w:rsidP="00E368DC"/>
    <w:p w14:paraId="4836E49F" w14:textId="77777777" w:rsidR="00605125" w:rsidRDefault="00605125" w:rsidP="00E368DC">
      <w:r>
        <w:t xml:space="preserve">Ker v sekciji želimo čim bolj homogen tok, </w:t>
      </w:r>
      <w:r w:rsidR="00A17025">
        <w:t>je na tem mestu postavljen homogenizator toka</w:t>
      </w:r>
      <w:r w:rsidR="007347F9">
        <w:t xml:space="preserve"> (</w:t>
      </w:r>
      <w:r w:rsidR="007347F9" w:rsidRPr="00D04B0B">
        <w:rPr>
          <w:i/>
        </w:rPr>
        <w:t>slika</w:t>
      </w:r>
      <w:r w:rsidR="00D04B0B">
        <w:rPr>
          <w:i/>
        </w:rPr>
        <w:t xml:space="preserve"> 3</w:t>
      </w:r>
      <w:r w:rsidR="007347F9">
        <w:t>)</w:t>
      </w:r>
      <w:r w:rsidR="00A17025">
        <w:t xml:space="preserve">. </w:t>
      </w:r>
      <w:r w:rsidR="00C16DBC">
        <w:t xml:space="preserve">Z njim se znebimo struktur v toku, ki nastanejo, ko fluid potuje čez koleno v cevi. Gre za </w:t>
      </w:r>
      <w:r w:rsidR="00A17025">
        <w:t>mrežo, ki je postav</w:t>
      </w:r>
      <w:r w:rsidR="00C16DBC">
        <w:t xml:space="preserve">ljena prečno v cev, na katero je nasuta večja količina steklenih kroglic s premerom 5 mm. Mreža </w:t>
      </w:r>
      <w:del w:id="86" w:author="Iztok Tiselj" w:date="2023-07-17T13:25:00Z">
        <w:r w:rsidR="00C16DBC" w:rsidDel="00D51735">
          <w:delText>mora biti</w:delText>
        </w:r>
      </w:del>
      <w:ins w:id="87" w:author="Iztok Tiselj" w:date="2023-07-17T13:25:00Z">
        <w:r w:rsidR="00D51735">
          <w:t>je</w:t>
        </w:r>
      </w:ins>
      <w:r w:rsidR="00C16DBC">
        <w:t xml:space="preserve"> iz aluminija, da preprečimo </w:t>
      </w:r>
      <w:r w:rsidR="00764BBE">
        <w:t>korozijo</w:t>
      </w:r>
      <w:r w:rsidR="00C16DBC">
        <w:t xml:space="preserve">. Debelina plasti kroglic je </w:t>
      </w:r>
      <w:del w:id="88" w:author="Iztok Tiselj" w:date="2023-07-17T13:25:00Z">
        <w:r w:rsidR="00C16DBC" w:rsidDel="00D51735">
          <w:delText>pribižno</w:delText>
        </w:r>
      </w:del>
      <w:ins w:id="89" w:author="Iztok Tiselj" w:date="2023-07-17T13:25:00Z">
        <w:r w:rsidR="00D51735">
          <w:t>približno</w:t>
        </w:r>
      </w:ins>
      <w:r w:rsidR="00C16DBC">
        <w:t xml:space="preserve"> 30 mm. </w:t>
      </w:r>
    </w:p>
    <w:p w14:paraId="7CED7070" w14:textId="77777777" w:rsidR="007347F9" w:rsidRDefault="007347F9" w:rsidP="00E368DC"/>
    <w:p w14:paraId="3BFF803C" w14:textId="77777777" w:rsidR="007347F9" w:rsidRDefault="003816B1" w:rsidP="007347F9">
      <w:pPr>
        <w:jc w:val="center"/>
      </w:pPr>
      <w:r>
        <w:rPr>
          <w:noProof/>
          <w:lang w:val="en-GB" w:eastAsia="ja-JP"/>
        </w:rPr>
        <w:drawing>
          <wp:inline distT="0" distB="0" distL="0" distR="0" wp14:anchorId="2054FF38" wp14:editId="77CFB826">
            <wp:extent cx="2950845" cy="2701925"/>
            <wp:effectExtent l="0" t="0" r="1905" b="0"/>
            <wp:docPr id="4" name="Picture 4" descr="IMG_20230714_09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0230714_090556"/>
                    <pic:cNvPicPr>
                      <a:picLocks noChangeAspect="1" noChangeArrowheads="1"/>
                    </pic:cNvPicPr>
                  </pic:nvPicPr>
                  <pic:blipFill>
                    <a:blip r:embed="rId12" cstate="print">
                      <a:extLst>
                        <a:ext uri="{28A0092B-C50C-407E-A947-70E740481C1C}">
                          <a14:useLocalDpi xmlns:a14="http://schemas.microsoft.com/office/drawing/2010/main" val="0"/>
                        </a:ext>
                      </a:extLst>
                    </a:blip>
                    <a:srcRect l="20129" r="14935" b="-5365"/>
                    <a:stretch>
                      <a:fillRect/>
                    </a:stretch>
                  </pic:blipFill>
                  <pic:spPr bwMode="auto">
                    <a:xfrm>
                      <a:off x="0" y="0"/>
                      <a:ext cx="2950845" cy="2701925"/>
                    </a:xfrm>
                    <a:prstGeom prst="rect">
                      <a:avLst/>
                    </a:prstGeom>
                    <a:noFill/>
                    <a:ln>
                      <a:noFill/>
                    </a:ln>
                  </pic:spPr>
                </pic:pic>
              </a:graphicData>
            </a:graphic>
          </wp:inline>
        </w:drawing>
      </w:r>
    </w:p>
    <w:p w14:paraId="53E747E6" w14:textId="77777777" w:rsidR="00764BBE" w:rsidRPr="00764BBE" w:rsidRDefault="00764BBE" w:rsidP="007347F9">
      <w:pPr>
        <w:jc w:val="center"/>
        <w:rPr>
          <w:i/>
        </w:rPr>
      </w:pPr>
      <w:r w:rsidRPr="00764BBE">
        <w:rPr>
          <w:i/>
        </w:rPr>
        <w:t>Slika 3: Homogenizator toka, pogled s spodnje strani</w:t>
      </w:r>
      <w:r>
        <w:rPr>
          <w:i/>
        </w:rPr>
        <w:t>.</w:t>
      </w:r>
    </w:p>
    <w:p w14:paraId="6ABE350B" w14:textId="77777777" w:rsidR="00C16DBC" w:rsidRDefault="00C16DBC" w:rsidP="00E368DC"/>
    <w:p w14:paraId="1E05D5D1" w14:textId="77777777" w:rsidR="00C16DBC" w:rsidRDefault="00C16DBC" w:rsidP="00E368DC">
      <w:r>
        <w:t xml:space="preserve">Voda nato potuje v samo testno sekcijo, </w:t>
      </w:r>
      <w:ins w:id="90" w:author="Iztok Tiselj" w:date="2023-07-17T13:26:00Z">
        <w:r w:rsidR="00D51735">
          <w:t xml:space="preserve">ki jo predstavlja </w:t>
        </w:r>
      </w:ins>
      <w:del w:id="91" w:author="Iztok Tiselj" w:date="2023-07-17T13:26:00Z">
        <w:r w:rsidDel="00D51735">
          <w:delText>torej</w:delText>
        </w:r>
      </w:del>
      <w:r>
        <w:t xml:space="preserve"> steklen</w:t>
      </w:r>
      <w:ins w:id="92" w:author="Iztok Tiselj" w:date="2023-07-17T13:26:00Z">
        <w:r w:rsidR="00D51735">
          <w:t>a</w:t>
        </w:r>
      </w:ins>
      <w:del w:id="93" w:author="Iztok Tiselj" w:date="2023-07-17T13:26:00Z">
        <w:r w:rsidDel="00D51735">
          <w:delText>o</w:delText>
        </w:r>
      </w:del>
      <w:r>
        <w:t xml:space="preserve"> cev dolžine 1,6 m. </w:t>
      </w:r>
      <w:r w:rsidR="00E63C75">
        <w:t xml:space="preserve">Priključka sekcije sta na obeh straneh izvedena z veznim kosom z navojem (»holandcem«), kar </w:t>
      </w:r>
      <w:r w:rsidR="00E63C75">
        <w:lastRenderedPageBreak/>
        <w:t xml:space="preserve">omogoča hitro menjavo testne sekcije. Tako </w:t>
      </w:r>
      <w:r w:rsidR="002C0820">
        <w:t>lahko izberemo različne debeline cevi (trenutno so</w:t>
      </w:r>
      <w:r w:rsidR="007347F9">
        <w:t xml:space="preserve"> za eksperimente</w:t>
      </w:r>
      <w:r w:rsidR="002C0820">
        <w:t xml:space="preserve"> predvid</w:t>
      </w:r>
      <w:r w:rsidR="00764BBE">
        <w:t>ene cevi z notranjim premerom 12 mm, 26 mm in 44</w:t>
      </w:r>
      <w:r w:rsidR="002C0820">
        <w:t xml:space="preserve"> mm). </w:t>
      </w:r>
    </w:p>
    <w:p w14:paraId="60E87F33" w14:textId="77777777" w:rsidR="002C0820" w:rsidRDefault="002C0820" w:rsidP="00E368DC"/>
    <w:p w14:paraId="5264C448" w14:textId="77777777" w:rsidR="005434C5" w:rsidRDefault="002C0820" w:rsidP="00E368DC">
      <w:r>
        <w:t>Voda izstopi na dnu testne sekcije in nadaljuje pot po fleksibilni cevi do še enega membranskega ventila. S položajem tega ventila in ventilov na obvodni zanki imamo polno kontrolo nad pretokom in tlakom v testni sekciji. Za tem se voda vrne v rezervoar.</w:t>
      </w:r>
    </w:p>
    <w:p w14:paraId="7ECAE88D" w14:textId="77777777" w:rsidR="009D6292" w:rsidRDefault="009D6292" w:rsidP="00E368DC"/>
    <w:p w14:paraId="494866BA" w14:textId="7958BB54" w:rsidR="008765B3" w:rsidRDefault="008765B3" w:rsidP="008765B3">
      <w:pPr>
        <w:pStyle w:val="Heading2"/>
        <w:numPr>
          <w:ilvl w:val="1"/>
          <w:numId w:val="1"/>
        </w:numPr>
      </w:pPr>
      <w:bookmarkStart w:id="94" w:name="_Toc140575917"/>
      <w:r>
        <w:t>Pri</w:t>
      </w:r>
      <w:r w:rsidR="00E3734A">
        <w:t xml:space="preserve">ključki testne sekcije na vodno zanko </w:t>
      </w:r>
      <w:r>
        <w:t>in dovod zraka</w:t>
      </w:r>
      <w:bookmarkEnd w:id="94"/>
    </w:p>
    <w:p w14:paraId="7999D0FF" w14:textId="77777777" w:rsidR="008765B3" w:rsidRDefault="008765B3" w:rsidP="008765B3"/>
    <w:p w14:paraId="1CF3C844" w14:textId="45148872" w:rsidR="002C331B" w:rsidRDefault="00764BBE" w:rsidP="008765B3">
      <w:del w:id="95" w:author="Iztok Tiselj" w:date="2023-07-17T13:27:00Z">
        <w:r w:rsidDel="00D51735">
          <w:delText>Testno sekcijo predstavljajo steklene cevi z</w:delText>
        </w:r>
        <w:r w:rsidR="008765B3" w:rsidDel="00D51735">
          <w:delText xml:space="preserve"> </w:delText>
        </w:r>
        <w:r w:rsidDel="00D51735">
          <w:delText xml:space="preserve">različnimi </w:delText>
        </w:r>
        <w:r w:rsidR="008765B3" w:rsidDel="00D51735">
          <w:delText>notran</w:delText>
        </w:r>
        <w:r w:rsidDel="00D51735">
          <w:delText>jimi premeri, in sicer 12 mm, 26 mm in 44</w:delText>
        </w:r>
        <w:r w:rsidR="008765B3" w:rsidDel="00D51735">
          <w:delText xml:space="preserve"> mm. </w:delText>
        </w:r>
      </w:del>
      <w:r w:rsidR="008765B3">
        <w:t>Priključki sekcije na eksperimentalno napravo morajo biti modularni, saj želimo opravljati meritve v različnih ceveh</w:t>
      </w:r>
      <w:r w:rsidR="002013D3">
        <w:t>.</w:t>
      </w:r>
      <w:commentRangeStart w:id="96"/>
      <w:r w:rsidR="008765B3">
        <w:t xml:space="preserve"> Prehod med stekleno in PVC cevjo je bil izveden z uporabo </w:t>
      </w:r>
      <w:r w:rsidR="002C331B">
        <w:t>adapt</w:t>
      </w:r>
      <w:r w:rsidR="002013D3">
        <w:t>erja za podaljšanje cevi</w:t>
      </w:r>
      <w:r w:rsidR="002C331B">
        <w:t>.</w:t>
      </w:r>
      <w:commentRangeEnd w:id="96"/>
      <w:r w:rsidR="00827382">
        <w:rPr>
          <w:rStyle w:val="CommentReference"/>
        </w:rPr>
        <w:commentReference w:id="96"/>
      </w:r>
      <w:r w:rsidR="002C331B">
        <w:t xml:space="preserve"> Spoj je bil zalit s silikonskim tesnilom, ki služi kot tesnilo in lepilo. Priključek sekcije na eksperimentalno napravo je izveden z uporabo veznega kosa z navojem, kar omogoča hitro menjavo. Testna sekcija je prikazana na </w:t>
      </w:r>
      <w:r w:rsidR="002C331B" w:rsidRPr="00764BBE">
        <w:rPr>
          <w:i/>
        </w:rPr>
        <w:t>sliki</w:t>
      </w:r>
      <w:r>
        <w:rPr>
          <w:i/>
        </w:rPr>
        <w:t xml:space="preserve"> 4</w:t>
      </w:r>
      <w:r w:rsidR="002C331B">
        <w:t>.</w:t>
      </w:r>
    </w:p>
    <w:p w14:paraId="4F569578" w14:textId="77777777" w:rsidR="002C331B" w:rsidRDefault="002C331B" w:rsidP="008765B3"/>
    <w:p w14:paraId="47B10259" w14:textId="77777777" w:rsidR="002C331B" w:rsidRDefault="003816B1" w:rsidP="00330F44">
      <w:pPr>
        <w:jc w:val="center"/>
      </w:pPr>
      <w:r>
        <w:rPr>
          <w:noProof/>
          <w:lang w:val="en-GB" w:eastAsia="ja-JP"/>
        </w:rPr>
        <w:drawing>
          <wp:inline distT="0" distB="0" distL="0" distR="0" wp14:anchorId="76D87493" wp14:editId="68FD2575">
            <wp:extent cx="1205230" cy="3602355"/>
            <wp:effectExtent l="0" t="0" r="0" b="0"/>
            <wp:docPr id="5" name="Picture 5" descr="IMG_20230714_15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230714_151537"/>
                    <pic:cNvPicPr>
                      <a:picLocks noChangeAspect="1" noChangeArrowheads="1"/>
                    </pic:cNvPicPr>
                  </pic:nvPicPr>
                  <pic:blipFill>
                    <a:blip r:embed="rId13" cstate="print">
                      <a:extLst>
                        <a:ext uri="{28A0092B-C50C-407E-A947-70E740481C1C}">
                          <a14:useLocalDpi xmlns:a14="http://schemas.microsoft.com/office/drawing/2010/main" val="0"/>
                        </a:ext>
                      </a:extLst>
                    </a:blip>
                    <a:srcRect l="30968" t="6123" r="24872" b="862"/>
                    <a:stretch>
                      <a:fillRect/>
                    </a:stretch>
                  </pic:blipFill>
                  <pic:spPr bwMode="auto">
                    <a:xfrm>
                      <a:off x="0" y="0"/>
                      <a:ext cx="1205230" cy="3602355"/>
                    </a:xfrm>
                    <a:prstGeom prst="rect">
                      <a:avLst/>
                    </a:prstGeom>
                    <a:noFill/>
                    <a:ln>
                      <a:noFill/>
                    </a:ln>
                  </pic:spPr>
                </pic:pic>
              </a:graphicData>
            </a:graphic>
          </wp:inline>
        </w:drawing>
      </w:r>
    </w:p>
    <w:p w14:paraId="6CB3DD6E" w14:textId="77777777" w:rsidR="00764BBE" w:rsidRPr="00764BBE" w:rsidRDefault="00764BBE" w:rsidP="00330F44">
      <w:pPr>
        <w:jc w:val="center"/>
        <w:rPr>
          <w:i/>
        </w:rPr>
      </w:pPr>
      <w:r w:rsidRPr="00764BBE">
        <w:rPr>
          <w:i/>
        </w:rPr>
        <w:t>Slika 4: testna sekcija z notranjim premerom 12 mm</w:t>
      </w:r>
      <w:r>
        <w:rPr>
          <w:i/>
        </w:rPr>
        <w:t>, brez optične škatle</w:t>
      </w:r>
      <w:r w:rsidRPr="00764BBE">
        <w:rPr>
          <w:i/>
        </w:rPr>
        <w:t>.</w:t>
      </w:r>
    </w:p>
    <w:p w14:paraId="4B42C1A4" w14:textId="77777777" w:rsidR="002C331B" w:rsidRDefault="002C331B" w:rsidP="008765B3"/>
    <w:p w14:paraId="5B0B9402" w14:textId="77777777" w:rsidR="002C331B" w:rsidRDefault="002C331B" w:rsidP="008765B3">
      <w:r>
        <w:t xml:space="preserve">Na izhodu iz sekcije (spodaj) je narejen tudi priključek za dovod zraka v sekcijo. Izveden je z uporabo Y kosa, ki razdeli cev v dve veji. Ena </w:t>
      </w:r>
      <w:r w:rsidR="00764BBE">
        <w:t>od vej vodi preko izhodnega ventila na izstop v rezervoar</w:t>
      </w:r>
      <w:r>
        <w:t xml:space="preserve">, druga pa na slepi ventil. Če </w:t>
      </w:r>
      <w:r w:rsidR="00764BBE">
        <w:t xml:space="preserve">slepi </w:t>
      </w:r>
      <w:r>
        <w:t>ventil odpremo, bo v testno sekcijo začel pritekati zrak</w:t>
      </w:r>
      <w:r w:rsidR="00764BBE">
        <w:t xml:space="preserve"> (ob pogoju da je tlak v sekciji </w:t>
      </w:r>
      <w:del w:id="97" w:author="Iztok Tiselj" w:date="2023-07-17T13:34:00Z">
        <w:r w:rsidR="00764BBE" w:rsidDel="00827382">
          <w:delText xml:space="preserve">zadosti </w:delText>
        </w:r>
      </w:del>
      <w:ins w:id="98" w:author="Iztok Tiselj" w:date="2023-07-17T13:34:00Z">
        <w:r w:rsidR="00827382">
          <w:t xml:space="preserve">dovolj </w:t>
        </w:r>
      </w:ins>
      <w:r w:rsidR="00764BBE">
        <w:t>nizek)</w:t>
      </w:r>
      <w:r>
        <w:t xml:space="preserve">, ki se dviga zaradi sile vzgona. Priključek je prikazan na </w:t>
      </w:r>
      <w:r w:rsidRPr="00764BBE">
        <w:rPr>
          <w:i/>
        </w:rPr>
        <w:t>sliki</w:t>
      </w:r>
      <w:r w:rsidR="00764BBE">
        <w:rPr>
          <w:i/>
        </w:rPr>
        <w:t xml:space="preserve"> 5</w:t>
      </w:r>
      <w:r>
        <w:t>.</w:t>
      </w:r>
    </w:p>
    <w:p w14:paraId="6639EBFD" w14:textId="77777777" w:rsidR="00330F44" w:rsidRDefault="00330F44" w:rsidP="008765B3"/>
    <w:p w14:paraId="571F2BE4" w14:textId="5860EADA" w:rsidR="00330F44" w:rsidRDefault="002013D3" w:rsidP="00330F44">
      <w:pPr>
        <w:jc w:val="center"/>
      </w:pPr>
      <w:r>
        <w:rPr>
          <w:noProof/>
          <w:lang w:val="en-GB" w:eastAsia="ja-JP"/>
        </w:rPr>
        <w:lastRenderedPageBreak/>
        <w:drawing>
          <wp:inline distT="0" distB="0" distL="0" distR="0" wp14:anchorId="4DD4FE2B" wp14:editId="7D9A73D6">
            <wp:extent cx="2156460" cy="3870960"/>
            <wp:effectExtent l="0" t="0" r="0" b="0"/>
            <wp:docPr id="12" name="Picture 12" descr="https://cdn.discordapp.com/attachments/305017561882296321/1130798255014424626/IMG_20230718_114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05017561882296321/1130798255014424626/IMG_20230718_11481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3291" b="12564"/>
                    <a:stretch/>
                  </pic:blipFill>
                  <pic:spPr bwMode="auto">
                    <a:xfrm>
                      <a:off x="0" y="0"/>
                      <a:ext cx="2156460" cy="3870960"/>
                    </a:xfrm>
                    <a:prstGeom prst="rect">
                      <a:avLst/>
                    </a:prstGeom>
                    <a:noFill/>
                    <a:ln>
                      <a:noFill/>
                    </a:ln>
                    <a:extLst>
                      <a:ext uri="{53640926-AAD7-44D8-BBD7-CCE9431645EC}">
                        <a14:shadowObscured xmlns:a14="http://schemas.microsoft.com/office/drawing/2010/main"/>
                      </a:ext>
                    </a:extLst>
                  </pic:spPr>
                </pic:pic>
              </a:graphicData>
            </a:graphic>
          </wp:inline>
        </w:drawing>
      </w:r>
    </w:p>
    <w:p w14:paraId="61E3A1A4" w14:textId="77777777" w:rsidR="00764BBE" w:rsidRPr="00764BBE" w:rsidRDefault="00764BBE" w:rsidP="00330F44">
      <w:pPr>
        <w:jc w:val="center"/>
        <w:rPr>
          <w:i/>
        </w:rPr>
      </w:pPr>
      <w:r w:rsidRPr="00764BBE">
        <w:rPr>
          <w:i/>
        </w:rPr>
        <w:t xml:space="preserve">Slika 5: </w:t>
      </w:r>
      <w:commentRangeStart w:id="99"/>
      <w:r w:rsidRPr="00764BBE">
        <w:rPr>
          <w:i/>
        </w:rPr>
        <w:t xml:space="preserve">Izhod </w:t>
      </w:r>
      <w:commentRangeEnd w:id="99"/>
      <w:r w:rsidR="00827382">
        <w:rPr>
          <w:rStyle w:val="CommentReference"/>
        </w:rPr>
        <w:commentReference w:id="99"/>
      </w:r>
      <w:r w:rsidRPr="00764BBE">
        <w:rPr>
          <w:i/>
        </w:rPr>
        <w:t>iz testne sekcije.</w:t>
      </w:r>
    </w:p>
    <w:p w14:paraId="74BD0C48" w14:textId="77777777" w:rsidR="008765B3" w:rsidRPr="008765B3" w:rsidRDefault="008765B3" w:rsidP="008765B3"/>
    <w:p w14:paraId="138D2217" w14:textId="77777777" w:rsidR="009D6292" w:rsidRDefault="009D6292" w:rsidP="009D6292">
      <w:pPr>
        <w:pStyle w:val="Heading2"/>
        <w:numPr>
          <w:ilvl w:val="1"/>
          <w:numId w:val="1"/>
        </w:numPr>
      </w:pPr>
      <w:bookmarkStart w:id="100" w:name="_Toc140575918"/>
      <w:r>
        <w:t>Instalacija tlačnih senzorjev, termočlenov in merilca pretoka</w:t>
      </w:r>
      <w:bookmarkEnd w:id="100"/>
    </w:p>
    <w:p w14:paraId="2861909E" w14:textId="77777777" w:rsidR="009D6292" w:rsidRDefault="009D6292" w:rsidP="009D6292"/>
    <w:p w14:paraId="41F5C315" w14:textId="77777777" w:rsidR="009D6292" w:rsidRDefault="009D6292" w:rsidP="009D6292">
      <w:r>
        <w:t xml:space="preserve">Potrebno je zagotoviti možnost zajemanja podatkov absolutnega tlaka v sekciji, temperature </w:t>
      </w:r>
      <w:del w:id="101" w:author="Iztok Tiselj" w:date="2023-07-17T13:36:00Z">
        <w:r w:rsidDel="00827382">
          <w:delText>fluida</w:delText>
        </w:r>
      </w:del>
      <w:ins w:id="102" w:author="Iztok Tiselj" w:date="2023-07-17T13:36:00Z">
        <w:r w:rsidR="00827382">
          <w:t>vode</w:t>
        </w:r>
      </w:ins>
      <w:del w:id="103" w:author="Iztok Tiselj" w:date="2023-07-17T13:36:00Z">
        <w:r w:rsidDel="00827382">
          <w:delText xml:space="preserve"> </w:delText>
        </w:r>
      </w:del>
      <w:ins w:id="104" w:author="Iztok Tiselj" w:date="2023-07-17T13:36:00Z">
        <w:r w:rsidR="00827382">
          <w:t xml:space="preserve"> </w:t>
        </w:r>
      </w:ins>
      <w:r>
        <w:t xml:space="preserve">in pretoka vode </w:t>
      </w:r>
      <w:del w:id="105" w:author="Iztok Tiselj" w:date="2023-07-17T13:36:00Z">
        <w:r w:rsidDel="00827382">
          <w:delText xml:space="preserve">čez </w:delText>
        </w:r>
      </w:del>
      <w:ins w:id="106" w:author="Iztok Tiselj" w:date="2023-07-17T13:36:00Z">
        <w:r w:rsidR="00827382">
          <w:t xml:space="preserve">skozi </w:t>
        </w:r>
      </w:ins>
      <w:r>
        <w:t>sekcijo. V ta namen so bili nameščeni sledeči instrumenti:</w:t>
      </w:r>
    </w:p>
    <w:p w14:paraId="0C49D3A0" w14:textId="77777777" w:rsidR="009D6292" w:rsidRDefault="009D6292" w:rsidP="009D6292"/>
    <w:p w14:paraId="0748502F" w14:textId="77777777" w:rsidR="009D6292" w:rsidRDefault="009D6292" w:rsidP="009D6292">
      <w:pPr>
        <w:numPr>
          <w:ilvl w:val="0"/>
          <w:numId w:val="2"/>
        </w:numPr>
      </w:pPr>
      <w:r>
        <w:t xml:space="preserve">Absolutni tlačni senzor </w:t>
      </w:r>
      <w:r w:rsidRPr="00B411CF">
        <w:rPr>
          <w:i/>
        </w:rPr>
        <w:t>ABB</w:t>
      </w:r>
      <w:r w:rsidR="00B411CF" w:rsidRPr="00B411CF">
        <w:rPr>
          <w:i/>
        </w:rPr>
        <w:t xml:space="preserve"> 266AST</w:t>
      </w:r>
    </w:p>
    <w:p w14:paraId="7C38D13E" w14:textId="77777777" w:rsidR="009D6292" w:rsidRDefault="009D6292" w:rsidP="009D6292">
      <w:pPr>
        <w:numPr>
          <w:ilvl w:val="0"/>
          <w:numId w:val="2"/>
        </w:numPr>
      </w:pPr>
      <w:r>
        <w:t>Absolutni tlačni senzor</w:t>
      </w:r>
      <w:r w:rsidR="00B411CF">
        <w:t xml:space="preserve"> </w:t>
      </w:r>
      <w:r w:rsidR="00B411CF" w:rsidRPr="00916AF4">
        <w:rPr>
          <w:i/>
        </w:rPr>
        <w:t xml:space="preserve">ABB </w:t>
      </w:r>
      <w:r w:rsidR="00916AF4" w:rsidRPr="00916AF4">
        <w:rPr>
          <w:i/>
        </w:rPr>
        <w:t>PAS100</w:t>
      </w:r>
    </w:p>
    <w:p w14:paraId="2AC0443E" w14:textId="77777777" w:rsidR="009D6292" w:rsidRDefault="009D6292" w:rsidP="009D6292">
      <w:pPr>
        <w:numPr>
          <w:ilvl w:val="0"/>
          <w:numId w:val="2"/>
        </w:numPr>
      </w:pPr>
      <w:r>
        <w:t>Diferencialni tlačni senzor</w:t>
      </w:r>
      <w:r w:rsidR="00B411CF">
        <w:t xml:space="preserve"> </w:t>
      </w:r>
      <w:r w:rsidR="00B411CF" w:rsidRPr="00B411CF">
        <w:rPr>
          <w:i/>
        </w:rPr>
        <w:t>ABB 266MST</w:t>
      </w:r>
    </w:p>
    <w:p w14:paraId="2D06B6CC" w14:textId="77777777" w:rsidR="009D6292" w:rsidRDefault="009D6292" w:rsidP="009D6292">
      <w:pPr>
        <w:numPr>
          <w:ilvl w:val="0"/>
          <w:numId w:val="2"/>
        </w:numPr>
      </w:pPr>
      <w:r>
        <w:t>Termočlen</w:t>
      </w:r>
      <w:r w:rsidR="007F2944">
        <w:t>a</w:t>
      </w:r>
      <w:r>
        <w:t xml:space="preserve"> </w:t>
      </w:r>
      <w:r w:rsidR="007F2944">
        <w:t>tip T (baker-konstantan)</w:t>
      </w:r>
    </w:p>
    <w:p w14:paraId="759F7364" w14:textId="77777777" w:rsidR="009D6292" w:rsidRDefault="009D6292" w:rsidP="00B411CF">
      <w:pPr>
        <w:numPr>
          <w:ilvl w:val="0"/>
          <w:numId w:val="2"/>
        </w:numPr>
      </w:pPr>
      <w:r>
        <w:t xml:space="preserve">Koriolisov </w:t>
      </w:r>
      <w:commentRangeStart w:id="107"/>
      <w:r>
        <w:t>merilec pretoka</w:t>
      </w:r>
      <w:r w:rsidR="00B411CF">
        <w:t xml:space="preserve"> </w:t>
      </w:r>
      <w:commentRangeEnd w:id="107"/>
      <w:r w:rsidR="00827382">
        <w:rPr>
          <w:rStyle w:val="CommentReference"/>
        </w:rPr>
        <w:commentReference w:id="107"/>
      </w:r>
      <w:r w:rsidR="00B411CF" w:rsidRPr="00B411CF">
        <w:rPr>
          <w:i/>
        </w:rPr>
        <w:t>Micro Motion CMFS025M</w:t>
      </w:r>
    </w:p>
    <w:p w14:paraId="011AC7E1" w14:textId="77777777" w:rsidR="009D6292" w:rsidRDefault="009D6292" w:rsidP="009D6292"/>
    <w:p w14:paraId="7B72C2A6" w14:textId="6CFD2263" w:rsidR="007F2944" w:rsidRDefault="009D6292" w:rsidP="009D6292">
      <w:r>
        <w:t>Na eksperimentalni liniji sta bili določeni dve mesti za odjem podatkov o tlaku: prv</w:t>
      </w:r>
      <w:del w:id="108" w:author="Iztok Tiselj" w:date="2023-07-17T13:38:00Z">
        <w:r w:rsidDel="00827382">
          <w:delText>i</w:delText>
        </w:r>
      </w:del>
      <w:ins w:id="109" w:author="Iztok Tiselj" w:date="2023-07-17T13:38:00Z">
        <w:r w:rsidR="00827382">
          <w:t>o</w:t>
        </w:r>
      </w:ins>
      <w:r>
        <w:t xml:space="preserve"> 10 cm nad začetkom testne sekcije in drug</w:t>
      </w:r>
      <w:ins w:id="110" w:author="Iztok Tiselj" w:date="2023-07-17T13:38:00Z">
        <w:r w:rsidR="00827382">
          <w:t>o</w:t>
        </w:r>
      </w:ins>
      <w:del w:id="111" w:author="Iztok Tiselj" w:date="2023-07-17T13:38:00Z">
        <w:r w:rsidDel="00827382">
          <w:delText>i</w:delText>
        </w:r>
      </w:del>
      <w:r>
        <w:t xml:space="preserve"> 10</w:t>
      </w:r>
      <w:r w:rsidR="007F2944">
        <w:t xml:space="preserve"> </w:t>
      </w:r>
      <w:r>
        <w:t>cm pod testno sekcijo.</w:t>
      </w:r>
      <w:r w:rsidR="007F2944">
        <w:t xml:space="preserve"> Na teh mestih so bile </w:t>
      </w:r>
      <w:r w:rsidR="00B411CF">
        <w:t>i</w:t>
      </w:r>
      <w:r w:rsidR="007F2944">
        <w:t xml:space="preserve">zvrtane izvrtine v cev in nameščeni </w:t>
      </w:r>
      <w:r w:rsidR="00B411CF">
        <w:t>adapterji za priklop tanke cevi</w:t>
      </w:r>
      <w:r w:rsidR="007F2944">
        <w:t>, ki vodi do senzorjev</w:t>
      </w:r>
      <w:r w:rsidR="00433948">
        <w:t xml:space="preserve"> (</w:t>
      </w:r>
      <w:r w:rsidR="00433948" w:rsidRPr="00B411CF">
        <w:rPr>
          <w:i/>
        </w:rPr>
        <w:t>slika</w:t>
      </w:r>
      <w:r w:rsidR="00B411CF">
        <w:rPr>
          <w:i/>
        </w:rPr>
        <w:t xml:space="preserve"> 6</w:t>
      </w:r>
      <w:r w:rsidR="00433948">
        <w:t>)</w:t>
      </w:r>
      <w:r w:rsidR="007F2944">
        <w:t>.</w:t>
      </w:r>
      <w:r>
        <w:t xml:space="preserve"> Na obeh mestih </w:t>
      </w:r>
      <w:del w:id="112" w:author="Iztok Tiselj" w:date="2023-07-17T13:38:00Z">
        <w:r w:rsidDel="00827382">
          <w:delText>b</w:delText>
        </w:r>
      </w:del>
      <w:ins w:id="113" w:author="Iztok Tiselj" w:date="2023-07-17T13:38:00Z">
        <w:r w:rsidR="00827382">
          <w:t>je</w:t>
        </w:r>
      </w:ins>
      <w:del w:id="114" w:author="Iztok Tiselj" w:date="2023-07-17T13:38:00Z">
        <w:r w:rsidDel="00827382">
          <w:delText xml:space="preserve">o </w:delText>
        </w:r>
      </w:del>
      <w:r>
        <w:t xml:space="preserve">merjen absolutni tlak. Ker absolutna merilca tlaka ne zagotavljata dovolj veliko natančnost, da bi preko razlike med </w:t>
      </w:r>
      <w:r w:rsidR="00916AF4">
        <w:t xml:space="preserve">njima računali tlačni padec </w:t>
      </w:r>
      <w:r>
        <w:t xml:space="preserve">čez testno sekcijo, je bil uporabljen tudi diferencialni merilec tlaka, ki zagotavlja </w:t>
      </w:r>
      <w:del w:id="115" w:author="Iztok Tiselj" w:date="2023-07-17T13:42:00Z">
        <w:r w:rsidR="007B3353" w:rsidDel="00345812">
          <w:delText xml:space="preserve">zadosti </w:delText>
        </w:r>
      </w:del>
      <w:ins w:id="116" w:author="Iztok Tiselj" w:date="2023-07-17T13:42:00Z">
        <w:r w:rsidR="00345812">
          <w:t xml:space="preserve">dovolj </w:t>
        </w:r>
      </w:ins>
      <w:r w:rsidR="007B3353">
        <w:t>veliko natančnost.</w:t>
      </w:r>
    </w:p>
    <w:p w14:paraId="7CA2582F" w14:textId="77777777" w:rsidR="00433948" w:rsidRDefault="00433948" w:rsidP="009D6292"/>
    <w:p w14:paraId="7B1DEE71" w14:textId="77777777" w:rsidR="00433948" w:rsidRDefault="003816B1" w:rsidP="00433948">
      <w:pPr>
        <w:jc w:val="center"/>
      </w:pPr>
      <w:r>
        <w:rPr>
          <w:noProof/>
          <w:lang w:val="en-GB" w:eastAsia="ja-JP"/>
        </w:rPr>
        <w:lastRenderedPageBreak/>
        <w:drawing>
          <wp:inline distT="0" distB="0" distL="0" distR="0" wp14:anchorId="41C5E6E4" wp14:editId="60379942">
            <wp:extent cx="2161540" cy="3588385"/>
            <wp:effectExtent l="0" t="0" r="0" b="0"/>
            <wp:docPr id="7" name="Picture 7" descr="IMG_20230714_09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230714_090622"/>
                    <pic:cNvPicPr>
                      <a:picLocks noChangeAspect="1" noChangeArrowheads="1"/>
                    </pic:cNvPicPr>
                  </pic:nvPicPr>
                  <pic:blipFill>
                    <a:blip r:embed="rId15" cstate="print">
                      <a:extLst>
                        <a:ext uri="{28A0092B-C50C-407E-A947-70E740481C1C}">
                          <a14:useLocalDpi xmlns:a14="http://schemas.microsoft.com/office/drawing/2010/main" val="0"/>
                        </a:ext>
                      </a:extLst>
                    </a:blip>
                    <a:srcRect r="5295" b="11681"/>
                    <a:stretch>
                      <a:fillRect/>
                    </a:stretch>
                  </pic:blipFill>
                  <pic:spPr bwMode="auto">
                    <a:xfrm>
                      <a:off x="0" y="0"/>
                      <a:ext cx="2161540" cy="3588385"/>
                    </a:xfrm>
                    <a:prstGeom prst="rect">
                      <a:avLst/>
                    </a:prstGeom>
                    <a:noFill/>
                    <a:ln>
                      <a:noFill/>
                    </a:ln>
                  </pic:spPr>
                </pic:pic>
              </a:graphicData>
            </a:graphic>
          </wp:inline>
        </w:drawing>
      </w:r>
    </w:p>
    <w:p w14:paraId="4651707E" w14:textId="77777777" w:rsidR="00916AF4" w:rsidRPr="00916AF4" w:rsidRDefault="00916AF4" w:rsidP="00433948">
      <w:pPr>
        <w:jc w:val="center"/>
        <w:rPr>
          <w:i/>
        </w:rPr>
      </w:pPr>
      <w:r w:rsidRPr="00916AF4">
        <w:rPr>
          <w:i/>
        </w:rPr>
        <w:t>Slika 6: Odjemno mesto za tlak (spodaj) in za temperaturo (zgoraj)</w:t>
      </w:r>
    </w:p>
    <w:p w14:paraId="3D556CF6" w14:textId="77777777" w:rsidR="007F2944" w:rsidRDefault="007F2944" w:rsidP="009D6292"/>
    <w:p w14:paraId="1141F562" w14:textId="4A0DEE51" w:rsidR="00915B90" w:rsidRDefault="007B3353" w:rsidP="009D6292">
      <w:r>
        <w:t>Tlačne senzorje je bilo potrebno napajati in vezati na računalnik za zajem podatkov</w:t>
      </w:r>
      <w:r w:rsidR="00D06864">
        <w:t xml:space="preserve">. </w:t>
      </w:r>
      <w:r>
        <w:t>Absolutna tlačna</w:t>
      </w:r>
      <w:r w:rsidR="001B39A8">
        <w:t xml:space="preserve"> senzorja imata razpon merjenja</w:t>
      </w:r>
      <w:r w:rsidR="00916AF4">
        <w:t xml:space="preserve"> od 0 do 10</w:t>
      </w:r>
      <w:r>
        <w:t xml:space="preserve"> bar</w:t>
      </w:r>
      <w:r w:rsidR="00B7368A">
        <w:t xml:space="preserve"> [3][4]</w:t>
      </w:r>
      <w:r>
        <w:t>, di</w:t>
      </w:r>
      <w:r w:rsidR="001B39A8">
        <w:t>ferencialni tlačni senzor pa od 0 do</w:t>
      </w:r>
      <w:r>
        <w:t xml:space="preserve"> 6000 Pa</w:t>
      </w:r>
      <w:r w:rsidR="00B7368A">
        <w:t xml:space="preserve"> [5]</w:t>
      </w:r>
      <w:r>
        <w:t>. I</w:t>
      </w:r>
      <w:r w:rsidR="00D06864">
        <w:t>mamo tudi</w:t>
      </w:r>
      <w:r>
        <w:t xml:space="preserve"> mo</w:t>
      </w:r>
      <w:r w:rsidR="001B39A8">
        <w:t>žnost zmanjšanja merilnega območja</w:t>
      </w:r>
      <w:r>
        <w:t xml:space="preserve">, s tem pa </w:t>
      </w:r>
      <w:r w:rsidR="001B39A8">
        <w:t>zmanjšamo mersko napako, saj je ta definirana kot procent merilnega območja</w:t>
      </w:r>
      <w:r>
        <w:t>.</w:t>
      </w:r>
      <w:r w:rsidR="001B39A8" w:rsidRPr="001B39A8">
        <w:t xml:space="preserve"> </w:t>
      </w:r>
      <w:r w:rsidR="001B39A8">
        <w:t>Senzorje napaja napajalnik, ki zagotavlja konstantno napetost 12 V DC. Podatke o tlaku dobimo preko električnega toka, ki teče čez senzor, pri čemer vrednost toka 4 mA sovpada s spodnjo mejo merjenega območja tlaka, 12  mA pa z zgornjo mejo merjenega območja.</w:t>
      </w:r>
      <w:r w:rsidR="00915B90">
        <w:t xml:space="preserve"> Ker pa merilna kartica bere podatke o napetosti, je bil za vsak tlačni senzor zaporedno vezan upor 100 Ω. </w:t>
      </w:r>
      <w:r w:rsidR="00916AF4">
        <w:t>Korelacijo med napetostjo in tokom dobimo preko enačbe</w:t>
      </w:r>
      <w:r w:rsidR="00915B90">
        <w:t xml:space="preserve"> I = U / R – kjer je U napetost, R upor in I tok.</w:t>
      </w:r>
      <w:r w:rsidR="0059229D">
        <w:t xml:space="preserve"> Shema vezja tlačnih senzorjev je na </w:t>
      </w:r>
      <w:r w:rsidR="0059229D" w:rsidRPr="00916AF4">
        <w:rPr>
          <w:i/>
        </w:rPr>
        <w:t>sliki</w:t>
      </w:r>
      <w:r w:rsidR="00916AF4">
        <w:t xml:space="preserve"> 7.</w:t>
      </w:r>
    </w:p>
    <w:p w14:paraId="2A6F662D" w14:textId="77777777" w:rsidR="007347F9" w:rsidRDefault="007347F9" w:rsidP="009D6292"/>
    <w:p w14:paraId="0EAFA152" w14:textId="77777777" w:rsidR="007347F9" w:rsidRDefault="003816B1" w:rsidP="007347F9">
      <w:pPr>
        <w:jc w:val="center"/>
      </w:pPr>
      <w:r>
        <w:rPr>
          <w:noProof/>
          <w:lang w:val="en-GB" w:eastAsia="ja-JP"/>
        </w:rPr>
        <w:lastRenderedPageBreak/>
        <w:drawing>
          <wp:inline distT="0" distB="0" distL="0" distR="0" wp14:anchorId="4FFF7069" wp14:editId="15885A84">
            <wp:extent cx="3470275" cy="3616325"/>
            <wp:effectExtent l="0" t="0" r="0" b="3175"/>
            <wp:docPr id="8" name="Picture 8" descr="20230714093139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23071409313910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0275" cy="3616325"/>
                    </a:xfrm>
                    <a:prstGeom prst="rect">
                      <a:avLst/>
                    </a:prstGeom>
                    <a:noFill/>
                    <a:ln>
                      <a:noFill/>
                    </a:ln>
                  </pic:spPr>
                </pic:pic>
              </a:graphicData>
            </a:graphic>
          </wp:inline>
        </w:drawing>
      </w:r>
    </w:p>
    <w:p w14:paraId="02CC7985" w14:textId="77777777" w:rsidR="00916AF4" w:rsidRPr="00916AF4" w:rsidRDefault="00916AF4" w:rsidP="007347F9">
      <w:pPr>
        <w:jc w:val="center"/>
        <w:rPr>
          <w:i/>
        </w:rPr>
      </w:pPr>
      <w:r w:rsidRPr="00916AF4">
        <w:rPr>
          <w:i/>
        </w:rPr>
        <w:t>Slika 7: Shema vezja tlačnih senzorjev.</w:t>
      </w:r>
    </w:p>
    <w:p w14:paraId="795E95AA" w14:textId="77777777" w:rsidR="00915B90" w:rsidRDefault="00915B90" w:rsidP="009D6292"/>
    <w:p w14:paraId="3CA09D5C" w14:textId="5AC2D8F2" w:rsidR="00915B90" w:rsidRDefault="00D06864" w:rsidP="009D6292">
      <w:r>
        <w:t>Na računalnik za zajem podatkov</w:t>
      </w:r>
      <w:r w:rsidR="00915B90">
        <w:t xml:space="preserve"> je bil vezan t</w:t>
      </w:r>
      <w:r>
        <w:t xml:space="preserve">udi koriolisov </w:t>
      </w:r>
      <w:r w:rsidR="007E6623">
        <w:t>merilec pretoka</w:t>
      </w:r>
      <w:r>
        <w:t>, ki</w:t>
      </w:r>
      <w:r w:rsidR="00915B90">
        <w:t xml:space="preserve"> ga vežemo direktno, saj ima že vgrajen mikroprocesor, ki pošilja digitalne podatke o</w:t>
      </w:r>
      <w:r>
        <w:t xml:space="preserve"> pretoku</w:t>
      </w:r>
      <w:r w:rsidR="00915B90">
        <w:t>.</w:t>
      </w:r>
    </w:p>
    <w:p w14:paraId="78C1B3E7" w14:textId="77777777" w:rsidR="007F2944" w:rsidRDefault="007F2944" w:rsidP="009D6292"/>
    <w:p w14:paraId="3A1F8AD2" w14:textId="77777777" w:rsidR="00433948" w:rsidRPr="009D6292" w:rsidRDefault="007F2944" w:rsidP="009D6292">
      <w:r>
        <w:t xml:space="preserve">Zraven obeh izvrtin za tlačni senzor sta bili izvrtani še izvrtini za termočlena. </w:t>
      </w:r>
      <w:r w:rsidR="00915B90">
        <w:t xml:space="preserve">Izbran je bil termočlen tipa T, torej spoj bakra in konstantana. </w:t>
      </w:r>
      <w:r w:rsidR="00D06864">
        <w:t>Za referenčno temperaturo je uporabljena termalna kopel.</w:t>
      </w:r>
    </w:p>
    <w:p w14:paraId="671D7553" w14:textId="77777777" w:rsidR="00F06A4C" w:rsidRDefault="00F06A4C" w:rsidP="00E368DC"/>
    <w:p w14:paraId="702AE597" w14:textId="77777777" w:rsidR="00F06A4C" w:rsidRDefault="00F06A4C" w:rsidP="00F06A4C">
      <w:pPr>
        <w:pStyle w:val="Heading2"/>
        <w:numPr>
          <w:ilvl w:val="1"/>
          <w:numId w:val="1"/>
        </w:numPr>
      </w:pPr>
      <w:bookmarkStart w:id="117" w:name="_Toc140575919"/>
      <w:r>
        <w:t>Konstrukcija optične škatle za zmanjšanje loma svetlobe</w:t>
      </w:r>
      <w:bookmarkEnd w:id="117"/>
    </w:p>
    <w:p w14:paraId="38B6B609" w14:textId="77777777" w:rsidR="00F06A4C" w:rsidRDefault="00F06A4C" w:rsidP="00F06A4C"/>
    <w:p w14:paraId="54724B90" w14:textId="14778227" w:rsidR="00906FB7" w:rsidRDefault="00F06A4C" w:rsidP="00F06A4C">
      <w:r>
        <w:t xml:space="preserve">Ob opazovanju </w:t>
      </w:r>
      <w:del w:id="118" w:author="Iztok Tiselj" w:date="2023-07-17T13:57:00Z">
        <w:r w:rsidDel="005557E7">
          <w:delText xml:space="preserve">fluida </w:delText>
        </w:r>
      </w:del>
      <w:ins w:id="119" w:author="Iztok Tiselj" w:date="2023-07-17T13:57:00Z">
        <w:r w:rsidR="005557E7">
          <w:t xml:space="preserve">dvofaznega toka </w:t>
        </w:r>
      </w:ins>
      <w:r>
        <w:t>skozi stekleno cev pride do precejšnjega loma svetlobe, kar »popači« sliko in otežuje analizo meritev.</w:t>
      </w:r>
      <w:r w:rsidR="00906FB7">
        <w:t xml:space="preserve"> Do loma svetlobe pride zaradi velike razlike med lomnim količnikom zraka (1,0) in stekla (1,5) ter zraka in vode (</w:t>
      </w:r>
      <w:del w:id="120" w:author="ziga" w:date="2023-07-17T15:13:00Z">
        <w:r w:rsidR="00906FB7" w:rsidDel="00CF09F1">
          <w:tab/>
        </w:r>
      </w:del>
      <w:r w:rsidR="00906FB7">
        <w:t>1,33)</w:t>
      </w:r>
      <w:r w:rsidR="00B7368A">
        <w:t xml:space="preserve"> [6]</w:t>
      </w:r>
      <w:r w:rsidR="00906FB7">
        <w:t xml:space="preserve"> in zaradi ukrivljenosti cevi. Ukrivljenost cevi nam najbol</w:t>
      </w:r>
      <w:ins w:id="121" w:author="Iztok Tiselj" w:date="2023-07-17T13:56:00Z">
        <w:r w:rsidR="005557E7">
          <w:t>j</w:t>
        </w:r>
      </w:ins>
      <w:r w:rsidR="00906FB7">
        <w:t xml:space="preserve"> popači sliko na robu cevi, saj je tam vpadni kot žarkov največji (dobimo popolni odboj). To nam onemogoči opazovanje </w:t>
      </w:r>
      <w:del w:id="122" w:author="Iztok Tiselj" w:date="2023-07-17T13:56:00Z">
        <w:r w:rsidR="00906FB7" w:rsidDel="005557E7">
          <w:delText xml:space="preserve">tekočega </w:delText>
        </w:r>
      </w:del>
      <w:ins w:id="123" w:author="Iztok Tiselj" w:date="2023-07-17T13:56:00Z">
        <w:r w:rsidR="005557E7">
          <w:t xml:space="preserve">vodnega </w:t>
        </w:r>
      </w:ins>
      <w:r w:rsidR="00906FB7">
        <w:t>fil</w:t>
      </w:r>
      <w:r w:rsidR="00916AF4">
        <w:t>ma, ki obteka Taylorjev mehur</w:t>
      </w:r>
      <w:r w:rsidR="00906FB7">
        <w:t>.</w:t>
      </w:r>
    </w:p>
    <w:p w14:paraId="3FC9BA6A" w14:textId="77777777" w:rsidR="00906FB7" w:rsidRDefault="00906FB7" w:rsidP="00F06A4C"/>
    <w:p w14:paraId="39014BF3" w14:textId="656F5A2A" w:rsidR="00F06A4C" w:rsidRDefault="00906FB7" w:rsidP="00F06A4C">
      <w:r>
        <w:t>Z</w:t>
      </w:r>
      <w:r w:rsidR="00F06A4C">
        <w:t xml:space="preserve"> namenom</w:t>
      </w:r>
      <w:r>
        <w:t xml:space="preserve"> zmanjšanja loma svetlobe</w:t>
      </w:r>
      <w:r w:rsidR="00F06A4C">
        <w:t xml:space="preserve"> je bila konstruirana steklena škatla, ki je nameščena okrog cevi testne sekcije, v katero nalijemo vodo.</w:t>
      </w:r>
      <w:r w:rsidR="00630AB4">
        <w:t xml:space="preserve"> </w:t>
      </w:r>
      <w:r>
        <w:t xml:space="preserve">Škatla ima ravno površino, kar pomeni da se žarki, ki nanjo padajo pod pravim kotom, ne lomijo. Škatla </w:t>
      </w:r>
      <w:ins w:id="124" w:author="Iztok Tiselj" w:date="2023-07-17T14:06:00Z">
        <w:r w:rsidR="00C97029">
          <w:t>je</w:t>
        </w:r>
      </w:ins>
      <w:del w:id="125" w:author="Iztok Tiselj" w:date="2023-07-17T14:06:00Z">
        <w:r w:rsidDel="00C97029">
          <w:delText>bo</w:delText>
        </w:r>
      </w:del>
      <w:r>
        <w:t xml:space="preserve"> napolnjena z vodo, ki ima lomni količnik bližje steklu, zato je lom </w:t>
      </w:r>
      <w:del w:id="126" w:author="ziga" w:date="2023-07-17T15:14:00Z">
        <w:r w:rsidDel="00CF09F1">
          <w:delText xml:space="preserve">svetlobe </w:delText>
        </w:r>
      </w:del>
      <w:r w:rsidR="007E6623">
        <w:t>svetlobe</w:t>
      </w:r>
      <w:r>
        <w:t xml:space="preserve"> na stiku vode in steklene cevi manjši.</w:t>
      </w:r>
    </w:p>
    <w:p w14:paraId="01CB8225" w14:textId="77777777" w:rsidR="00433948" w:rsidRDefault="00433948" w:rsidP="00F06A4C"/>
    <w:p w14:paraId="774C8940" w14:textId="2803BDCA" w:rsidR="00A23CA7" w:rsidRDefault="00A23CA7" w:rsidP="00F06A4C">
      <w:r>
        <w:t>Konstruirane so bile škatle za vse tri velikosti cevi, ki bodo uporabljene za izvedbo eksperimentov. Zunanj</w:t>
      </w:r>
      <w:r w:rsidR="00916AF4">
        <w:t>i premeri cevi znašajo 16 mm, 30</w:t>
      </w:r>
      <w:r>
        <w:t xml:space="preserve"> mm in 50 mm</w:t>
      </w:r>
      <w:r w:rsidR="001074EA">
        <w:t xml:space="preserve"> in</w:t>
      </w:r>
      <w:r w:rsidR="006E4E72">
        <w:t xml:space="preserve"> so</w:t>
      </w:r>
      <w:r w:rsidR="001074EA">
        <w:t xml:space="preserve"> dolžine 1600 mm</w:t>
      </w:r>
      <w:r>
        <w:t>.</w:t>
      </w:r>
      <w:r w:rsidR="001074EA">
        <w:t xml:space="preserve"> Škatle so bile sestavljen</w:t>
      </w:r>
      <w:ins w:id="127" w:author="ziga" w:date="2023-07-17T15:15:00Z">
        <w:r w:rsidR="00CF09F1">
          <w:t>e</w:t>
        </w:r>
      </w:ins>
      <w:del w:id="128" w:author="ziga" w:date="2023-07-17T15:15:00Z">
        <w:r w:rsidR="001074EA" w:rsidDel="00CF09F1">
          <w:delText>a</w:delText>
        </w:r>
      </w:del>
      <w:r w:rsidR="001074EA">
        <w:t xml:space="preserve"> iz steklenih plošč debeline 2,5 mm. Škatla ima obliko kvadra dimenzij 1205x80x75mm.</w:t>
      </w:r>
      <w:r>
        <w:t xml:space="preserve"> Cevi in stranice škatel so bile izdelane</w:t>
      </w:r>
      <w:r w:rsidR="001074EA">
        <w:t xml:space="preserve"> </w:t>
      </w:r>
      <w:r>
        <w:t>po n</w:t>
      </w:r>
      <w:r w:rsidR="00543DA7">
        <w:t>aročilu, potrebno jih je bilo</w:t>
      </w:r>
      <w:r>
        <w:t xml:space="preserve"> </w:t>
      </w:r>
      <w:r>
        <w:lastRenderedPageBreak/>
        <w:t xml:space="preserve">sestaviti. </w:t>
      </w:r>
      <w:r w:rsidR="001074EA">
        <w:t>Stranice so bi</w:t>
      </w:r>
      <w:ins w:id="129" w:author="Iztok Tiselj" w:date="2023-07-17T14:06:00Z">
        <w:r w:rsidR="00C97029">
          <w:t>l</w:t>
        </w:r>
      </w:ins>
      <w:r w:rsidR="001074EA">
        <w:t xml:space="preserve">e spojene z uporabo silikonskega tesnila, ki ima funkcijo lepila in tesnila. Ko so bile stranice spojene, </w:t>
      </w:r>
      <w:r w:rsidR="006E4E72">
        <w:t>je bila nameščena še steklena</w:t>
      </w:r>
      <w:r w:rsidR="001074EA">
        <w:t xml:space="preserve"> cev skozi luknje, pripravljene na zgornji in sp</w:t>
      </w:r>
      <w:ins w:id="130" w:author="Iztok Tiselj" w:date="2023-07-17T14:06:00Z">
        <w:r w:rsidR="00C97029">
          <w:t>o</w:t>
        </w:r>
      </w:ins>
      <w:r w:rsidR="001074EA">
        <w:t>dnji stranici škatle. Na teh mestih je bila</w:t>
      </w:r>
      <w:r w:rsidR="006E4E72">
        <w:t xml:space="preserve"> cev prilepljena na škatlo</w:t>
      </w:r>
      <w:r w:rsidR="001074EA">
        <w:t xml:space="preserve"> s silikonskim tesnilom. Poleg tega se nahajata na spodnji in zgornji stranici še dve manjši luknji, ki služita polnjenju in praznjenju škatle z vodo ter odzračevanju.</w:t>
      </w:r>
    </w:p>
    <w:p w14:paraId="4E3A44DA" w14:textId="77777777" w:rsidR="001074EA" w:rsidRDefault="001074EA" w:rsidP="00F06A4C"/>
    <w:p w14:paraId="2C703FA1" w14:textId="77777777" w:rsidR="001074EA" w:rsidRDefault="001074EA" w:rsidP="00F06A4C">
      <w:r>
        <w:t>Skica škatle</w:t>
      </w:r>
      <w:r w:rsidR="003D0781">
        <w:t xml:space="preserve"> s cevjo zunanjega premera 30 mm</w:t>
      </w:r>
      <w:r>
        <w:t xml:space="preserve"> je prikazana na </w:t>
      </w:r>
      <w:r w:rsidRPr="00916AF4">
        <w:rPr>
          <w:i/>
        </w:rPr>
        <w:t>sliki</w:t>
      </w:r>
      <w:r w:rsidR="00916AF4">
        <w:rPr>
          <w:i/>
        </w:rPr>
        <w:t xml:space="preserve"> 8</w:t>
      </w:r>
      <w:r w:rsidR="003D0781">
        <w:t>.</w:t>
      </w:r>
      <w:r w:rsidR="00B312BD">
        <w:t xml:space="preserve"> Na </w:t>
      </w:r>
      <w:r w:rsidR="00B312BD" w:rsidRPr="00916AF4">
        <w:rPr>
          <w:i/>
        </w:rPr>
        <w:t>sliki</w:t>
      </w:r>
      <w:r w:rsidR="00916AF4">
        <w:rPr>
          <w:i/>
        </w:rPr>
        <w:t xml:space="preserve"> 9</w:t>
      </w:r>
      <w:r w:rsidR="00B312BD">
        <w:t xml:space="preserve"> je prikazana škatla med konstrukcijo, preden je bila vanjo vstavljena cev.</w:t>
      </w:r>
    </w:p>
    <w:p w14:paraId="6945D48F" w14:textId="77777777" w:rsidR="00916AF4" w:rsidRDefault="003816B1" w:rsidP="000258E7">
      <w:pPr>
        <w:jc w:val="center"/>
      </w:pPr>
      <w:r>
        <w:rPr>
          <w:noProof/>
          <w:lang w:val="en-GB" w:eastAsia="ja-JP"/>
        </w:rPr>
        <w:drawing>
          <wp:inline distT="0" distB="0" distL="0" distR="0" wp14:anchorId="2B0542C9" wp14:editId="03DFE1C7">
            <wp:extent cx="2327275" cy="4724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5376"/>
                    <a:stretch>
                      <a:fillRect/>
                    </a:stretch>
                  </pic:blipFill>
                  <pic:spPr bwMode="auto">
                    <a:xfrm>
                      <a:off x="0" y="0"/>
                      <a:ext cx="2327275" cy="4724400"/>
                    </a:xfrm>
                    <a:prstGeom prst="rect">
                      <a:avLst/>
                    </a:prstGeom>
                    <a:noFill/>
                    <a:ln>
                      <a:noFill/>
                    </a:ln>
                  </pic:spPr>
                </pic:pic>
              </a:graphicData>
            </a:graphic>
          </wp:inline>
        </w:drawing>
      </w:r>
      <w:r w:rsidR="00B312BD" w:rsidRPr="00B312BD">
        <w:t xml:space="preserve"> </w:t>
      </w:r>
    </w:p>
    <w:p w14:paraId="36F86052" w14:textId="77777777" w:rsidR="00916AF4" w:rsidRPr="00916AF4" w:rsidRDefault="00916AF4" w:rsidP="000258E7">
      <w:pPr>
        <w:jc w:val="center"/>
        <w:rPr>
          <w:i/>
        </w:rPr>
      </w:pPr>
      <w:r w:rsidRPr="00916AF4">
        <w:rPr>
          <w:i/>
        </w:rPr>
        <w:t>Slika 8: Skica optične škatle s cevjo zunanjega premera 30 mm.</w:t>
      </w:r>
    </w:p>
    <w:p w14:paraId="7193F29E" w14:textId="77777777" w:rsidR="00433948" w:rsidRDefault="003816B1" w:rsidP="000258E7">
      <w:pPr>
        <w:jc w:val="center"/>
      </w:pPr>
      <w:r>
        <w:rPr>
          <w:noProof/>
          <w:lang w:val="en-GB" w:eastAsia="ja-JP"/>
        </w:rPr>
        <w:drawing>
          <wp:inline distT="0" distB="0" distL="0" distR="0" wp14:anchorId="3EE55115" wp14:editId="7E645889">
            <wp:extent cx="5098415" cy="1821815"/>
            <wp:effectExtent l="0" t="0" r="6985" b="6985"/>
            <wp:docPr id="10" name="Picture 10" descr="IMG_20230714_15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0230714_150853"/>
                    <pic:cNvPicPr>
                      <a:picLocks noChangeAspect="1" noChangeArrowheads="1"/>
                    </pic:cNvPicPr>
                  </pic:nvPicPr>
                  <pic:blipFill>
                    <a:blip r:embed="rId18" cstate="print">
                      <a:extLst>
                        <a:ext uri="{28A0092B-C50C-407E-A947-70E740481C1C}">
                          <a14:useLocalDpi xmlns:a14="http://schemas.microsoft.com/office/drawing/2010/main" val="0"/>
                        </a:ext>
                      </a:extLst>
                    </a:blip>
                    <a:srcRect t="11786" b="24867"/>
                    <a:stretch>
                      <a:fillRect/>
                    </a:stretch>
                  </pic:blipFill>
                  <pic:spPr bwMode="auto">
                    <a:xfrm>
                      <a:off x="0" y="0"/>
                      <a:ext cx="5098415" cy="1821815"/>
                    </a:xfrm>
                    <a:prstGeom prst="rect">
                      <a:avLst/>
                    </a:prstGeom>
                    <a:noFill/>
                    <a:ln>
                      <a:noFill/>
                    </a:ln>
                  </pic:spPr>
                </pic:pic>
              </a:graphicData>
            </a:graphic>
          </wp:inline>
        </w:drawing>
      </w:r>
    </w:p>
    <w:p w14:paraId="53CF8684" w14:textId="77777777" w:rsidR="00B312BD" w:rsidRDefault="00916AF4" w:rsidP="00916AF4">
      <w:pPr>
        <w:jc w:val="center"/>
      </w:pPr>
      <w:r>
        <w:rPr>
          <w:i/>
        </w:rPr>
        <w:t xml:space="preserve">Slika 9: Optična škatla med konstrukcijo. </w:t>
      </w:r>
      <w:r w:rsidR="00B312BD">
        <w:br w:type="page"/>
      </w:r>
    </w:p>
    <w:p w14:paraId="5B685E2D" w14:textId="77777777" w:rsidR="00B075CC" w:rsidRDefault="00B075CC" w:rsidP="00F06A4C"/>
    <w:p w14:paraId="4DF1D796" w14:textId="77777777" w:rsidR="00B075CC" w:rsidRDefault="00B075CC" w:rsidP="00B075CC">
      <w:pPr>
        <w:pStyle w:val="Heading2"/>
        <w:numPr>
          <w:ilvl w:val="1"/>
          <w:numId w:val="1"/>
        </w:numPr>
      </w:pPr>
      <w:bookmarkStart w:id="131" w:name="_Toc140575920"/>
      <w:r>
        <w:t>Postavitev konstrukcije za postavitev kamer</w:t>
      </w:r>
      <w:bookmarkEnd w:id="131"/>
    </w:p>
    <w:p w14:paraId="51E87D44" w14:textId="77777777" w:rsidR="00B075CC" w:rsidRDefault="00B075CC" w:rsidP="00B075CC"/>
    <w:p w14:paraId="5F1A897F" w14:textId="3294A47B" w:rsidR="00B075CC" w:rsidRDefault="00B075CC" w:rsidP="00B075CC">
      <w:r>
        <w:t>Okrog testne sekcije je bilo potrebno postaviti konstrukcijo</w:t>
      </w:r>
      <w:r w:rsidR="002B5629">
        <w:t>, na kater</w:t>
      </w:r>
      <w:del w:id="132" w:author="Iztok Tiselj" w:date="2023-07-17T14:07:00Z">
        <w:r w:rsidR="002B5629" w:rsidDel="00C97029">
          <w:delText>e</w:delText>
        </w:r>
      </w:del>
      <w:r w:rsidR="002B5629">
        <w:t>o</w:t>
      </w:r>
      <w:r>
        <w:t xml:space="preserve"> se lahko </w:t>
      </w:r>
      <w:del w:id="133" w:author="Iztok Tiselj" w:date="2023-07-17T14:07:00Z">
        <w:r w:rsidDel="00C97029">
          <w:delText xml:space="preserve">montira </w:delText>
        </w:r>
      </w:del>
      <w:ins w:id="134" w:author="Iztok Tiselj" w:date="2023-07-17T14:07:00Z">
        <w:r w:rsidR="00C97029">
          <w:t xml:space="preserve">namesti </w:t>
        </w:r>
      </w:ins>
      <w:r>
        <w:t xml:space="preserve">hitrotekoče kamere in druge instrumente (npr. laser) s čim manj ovirami pri izbiri pozicije kamer (višine, kota, oddaljenosti). Kamere </w:t>
      </w:r>
      <w:del w:id="135" w:author="Iztok Tiselj" w:date="2023-07-17T14:07:00Z">
        <w:r w:rsidDel="00C97029">
          <w:delText xml:space="preserve">bodo </w:delText>
        </w:r>
      </w:del>
      <w:ins w:id="136" w:author="ziga" w:date="2023-07-17T15:17:00Z">
        <w:r w:rsidR="00CF09F1">
          <w:t>s</w:t>
        </w:r>
      </w:ins>
      <w:ins w:id="137" w:author="Iztok Tiselj" w:date="2023-07-17T14:07:00Z">
        <w:del w:id="138" w:author="ziga" w:date="2023-07-17T15:17:00Z">
          <w:r w:rsidR="00C97029" w:rsidDel="00CF09F1">
            <w:delText>a</w:delText>
          </w:r>
        </w:del>
        <w:r w:rsidR="00C97029">
          <w:t xml:space="preserve">o </w:t>
        </w:r>
      </w:ins>
      <w:r>
        <w:t>na konstrukcijo pritrjene z nosilci.</w:t>
      </w:r>
    </w:p>
    <w:p w14:paraId="1819A747" w14:textId="77777777" w:rsidR="00B075CC" w:rsidRDefault="00B075CC" w:rsidP="00B075CC"/>
    <w:p w14:paraId="2B3315FA" w14:textId="25B334A5" w:rsidR="00B075CC" w:rsidDel="00C97029" w:rsidRDefault="00B075CC" w:rsidP="00B075CC">
      <w:pPr>
        <w:rPr>
          <w:del w:id="139" w:author="Iztok Tiselj" w:date="2023-07-17T14:08:00Z"/>
        </w:rPr>
      </w:pPr>
      <w:r>
        <w:t xml:space="preserve">Konstrukcija je </w:t>
      </w:r>
      <w:r w:rsidR="00454EFE">
        <w:t>bila postavljena iz aluminijskih</w:t>
      </w:r>
      <w:r>
        <w:t xml:space="preserve"> profilov. Postavljenih je bilo 5 stebrov</w:t>
      </w:r>
      <w:r w:rsidR="002B5629">
        <w:t xml:space="preserve"> iz profilov s presekom velikosti 80 x 80 mm</w:t>
      </w:r>
      <w:r w:rsidR="00454EFE">
        <w:t>, na katere je bila</w:t>
      </w:r>
      <w:r>
        <w:t xml:space="preserve"> privijačena konstrukcija</w:t>
      </w:r>
      <w:r w:rsidR="00454EFE">
        <w:t xml:space="preserve"> v obliki </w:t>
      </w:r>
      <w:del w:id="140" w:author="ziga" w:date="2023-07-17T15:18:00Z">
        <w:r w:rsidR="00454EFE" w:rsidDel="00CF09F1">
          <w:delText xml:space="preserve">kvadra </w:delText>
        </w:r>
      </w:del>
      <w:ins w:id="141" w:author="ziga" w:date="2023-07-17T15:18:00Z">
        <w:r w:rsidR="00CF09F1">
          <w:t xml:space="preserve">pravokotnika </w:t>
        </w:r>
      </w:ins>
      <w:r w:rsidR="00454EFE">
        <w:t>velikosti 1030 x 940 mm</w:t>
      </w:r>
      <w:r w:rsidR="00B312BD">
        <w:t xml:space="preserve"> iz profilov s presekom 80 x 40 mm</w:t>
      </w:r>
      <w:r>
        <w:t xml:space="preserve">. </w:t>
      </w:r>
      <w:r w:rsidR="002B5629">
        <w:t xml:space="preserve">Pri pozicioniranju stebrov v prostoru smo morali upoštevati tudi elemente testne sekcije, ki bodo pritrjeni nanj. </w:t>
      </w:r>
      <w:r w:rsidR="00454EFE">
        <w:t xml:space="preserve">Postavitev omogoča opazovanje sekcije iz </w:t>
      </w:r>
      <w:r w:rsidR="00B312BD">
        <w:t xml:space="preserve">vseh štirih smeri, ki so pravokotne na stranice optične škatle. </w:t>
      </w:r>
    </w:p>
    <w:p w14:paraId="61DEE0B9" w14:textId="77777777" w:rsidR="00B312BD" w:rsidDel="00C97029" w:rsidRDefault="00B312BD" w:rsidP="00B075CC">
      <w:pPr>
        <w:rPr>
          <w:del w:id="142" w:author="Iztok Tiselj" w:date="2023-07-17T14:08:00Z"/>
        </w:rPr>
      </w:pPr>
    </w:p>
    <w:p w14:paraId="3E600F4B" w14:textId="77777777" w:rsidR="00B312BD" w:rsidRDefault="00B312BD" w:rsidP="00B075CC">
      <w:r>
        <w:t xml:space="preserve">Konstrukcija je prikazana na </w:t>
      </w:r>
      <w:r w:rsidRPr="007B0211">
        <w:rPr>
          <w:i/>
        </w:rPr>
        <w:t>sliki</w:t>
      </w:r>
      <w:r w:rsidR="007B0211">
        <w:rPr>
          <w:i/>
        </w:rPr>
        <w:t xml:space="preserve"> 10</w:t>
      </w:r>
      <w:r>
        <w:t>.</w:t>
      </w:r>
    </w:p>
    <w:p w14:paraId="06379447" w14:textId="77777777" w:rsidR="00B312BD" w:rsidRDefault="00B312BD" w:rsidP="00B075CC"/>
    <w:p w14:paraId="1D402E14" w14:textId="77777777" w:rsidR="00330F44" w:rsidRDefault="003816B1" w:rsidP="00B312BD">
      <w:pPr>
        <w:jc w:val="center"/>
      </w:pPr>
      <w:r>
        <w:rPr>
          <w:noProof/>
          <w:lang w:val="en-GB" w:eastAsia="ja-JP"/>
        </w:rPr>
        <w:drawing>
          <wp:inline distT="0" distB="0" distL="0" distR="0" wp14:anchorId="6AA56BAA" wp14:editId="6720482D">
            <wp:extent cx="4627245" cy="2611755"/>
            <wp:effectExtent l="0" t="0" r="1905" b="0"/>
            <wp:docPr id="11" name="Picture 11" descr="IMG_20230714_14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20230714_1446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7245" cy="2611755"/>
                    </a:xfrm>
                    <a:prstGeom prst="rect">
                      <a:avLst/>
                    </a:prstGeom>
                    <a:noFill/>
                    <a:ln>
                      <a:noFill/>
                    </a:ln>
                  </pic:spPr>
                </pic:pic>
              </a:graphicData>
            </a:graphic>
          </wp:inline>
        </w:drawing>
      </w:r>
    </w:p>
    <w:p w14:paraId="42347747" w14:textId="77777777" w:rsidR="007B0211" w:rsidRPr="007B0211" w:rsidRDefault="007B0211" w:rsidP="00B312BD">
      <w:pPr>
        <w:jc w:val="center"/>
        <w:rPr>
          <w:i/>
        </w:rPr>
      </w:pPr>
      <w:r w:rsidRPr="007B0211">
        <w:rPr>
          <w:i/>
        </w:rPr>
        <w:t>Slika 10: Konstrukcija za montiranje kamer in ostalih instrumentov</w:t>
      </w:r>
    </w:p>
    <w:p w14:paraId="71D0B99A" w14:textId="77777777" w:rsidR="00330F44" w:rsidRPr="00330F44" w:rsidRDefault="00330F44" w:rsidP="00330F44"/>
    <w:p w14:paraId="5AAAAF56" w14:textId="77777777" w:rsidR="001F1A4C" w:rsidRDefault="001F1A4C" w:rsidP="001F1A4C">
      <w:pPr>
        <w:rPr>
          <w:b/>
          <w:bCs/>
          <w:sz w:val="28"/>
        </w:rPr>
      </w:pPr>
    </w:p>
    <w:p w14:paraId="61155912" w14:textId="47B20077" w:rsidR="001F1A4C" w:rsidRDefault="005E758A" w:rsidP="001F1A4C">
      <w:pPr>
        <w:pStyle w:val="Heading1"/>
        <w:numPr>
          <w:ilvl w:val="0"/>
          <w:numId w:val="1"/>
        </w:numPr>
      </w:pPr>
      <w:bookmarkStart w:id="143" w:name="_Toc140575921"/>
      <w:r>
        <w:t>T</w:t>
      </w:r>
      <w:r w:rsidR="001F1A4C">
        <w:t xml:space="preserve">estiranje </w:t>
      </w:r>
      <w:r w:rsidR="001456AA">
        <w:t>vodnega kroga in vpihovanja zraka</w:t>
      </w:r>
      <w:bookmarkEnd w:id="143"/>
    </w:p>
    <w:p w14:paraId="181BE14C" w14:textId="77777777" w:rsidR="001F1A4C" w:rsidRDefault="001F1A4C" w:rsidP="001F1A4C"/>
    <w:p w14:paraId="6985B2CA" w14:textId="4B81B769" w:rsidR="001F1A4C" w:rsidRDefault="00127C40" w:rsidP="001F1A4C">
      <w:r>
        <w:t>Opravljeni so bili</w:t>
      </w:r>
      <w:r w:rsidR="001F1A4C">
        <w:t xml:space="preserve"> preliminarni testi eksperimentalne naprave. </w:t>
      </w:r>
      <w:r w:rsidR="001456AA">
        <w:t>Namen je bilo testirati</w:t>
      </w:r>
      <w:r w:rsidR="001F1A4C">
        <w:t xml:space="preserve"> vodni krog in sistem vpihovanja zraka</w:t>
      </w:r>
      <w:r w:rsidR="001456AA">
        <w:t>, preveriti vodotesnost naprave in odpravljanje drugih napak</w:t>
      </w:r>
      <w:r w:rsidR="001F1A4C">
        <w:t xml:space="preserve">. </w:t>
      </w:r>
      <w:r w:rsidR="001456AA">
        <w:t xml:space="preserve">Testi so potekali v vseh treh premerih cevi pri različnih tlakih. Ugotovljeno je bilo, da je naprava ustrezno vodotesna, do minimalnega puščanja pride le na mestih za odjeme podatkov o temperaturi in tlaku. </w:t>
      </w:r>
    </w:p>
    <w:p w14:paraId="4A6607C4" w14:textId="77777777" w:rsidR="00127C40" w:rsidRDefault="00127C40" w:rsidP="001F1A4C"/>
    <w:p w14:paraId="4744D520" w14:textId="04BB55B3" w:rsidR="00127C40" w:rsidRDefault="00127C40" w:rsidP="001F1A4C">
      <w:r>
        <w:t>Test sistema vpihovanja zraka je pokazal težavo pri vpihovanju manjših mehurjev v sistem. Problem nastane zaradi prevelikega ventila na slepi veji za vpihovanje zraka, ki otežuje doziranje manjših količin zraka. Problem je bil rešen z uporabo injekcijskih brizg</w:t>
      </w:r>
      <w:r w:rsidR="005E758A">
        <w:t xml:space="preserve"> za vpihovanje zraka nad ventil</w:t>
      </w:r>
      <w:r>
        <w:t>.</w:t>
      </w:r>
    </w:p>
    <w:p w14:paraId="6F9930A3" w14:textId="77777777" w:rsidR="001456AA" w:rsidRDefault="001456AA" w:rsidP="001F1A4C"/>
    <w:p w14:paraId="62EBDFAA" w14:textId="275E16A9" w:rsidR="001456AA" w:rsidRDefault="005322B6" w:rsidP="001456AA">
      <w:pPr>
        <w:tabs>
          <w:tab w:val="left" w:pos="6516"/>
        </w:tabs>
      </w:pPr>
      <w:r>
        <w:lastRenderedPageBreak/>
        <w:t>Testi so pokazali</w:t>
      </w:r>
      <w:r w:rsidR="00127C40">
        <w:t>,</w:t>
      </w:r>
      <w:r>
        <w:t xml:space="preserve"> da je naprava</w:t>
      </w:r>
      <w:r w:rsidR="001456AA">
        <w:t xml:space="preserve"> primerna za opazovanje stacionarnih Taylorjevih mehurjev v laminarnem ali turbolentnem protitoku vode za notranje premere cevi 12 mm in 26 mm.</w:t>
      </w:r>
      <w:r w:rsidR="005E758A">
        <w:t xml:space="preserve"> Mehurji ob ustreznem pretoku vode ostanejo stacionarni za nedoločen čas</w:t>
      </w:r>
      <w:r w:rsidR="00E3734A">
        <w:t xml:space="preserve"> pri vseh testiranih tlakih (1 bar, 2 bar, 3 bar)</w:t>
      </w:r>
      <w:r w:rsidR="005E758A">
        <w:t>. Pri tem so zaradi raznih motenj in ne-idealnih pogojev potrebni stalni popravki pretoka vode čez sekcijo, sicer mehurček začne počasi odnašati iz sekcije.</w:t>
      </w:r>
      <w:r w:rsidR="001456AA">
        <w:t xml:space="preserve"> Zaradi preskrbe črpalke pa proga ni primerna za opazovanje </w:t>
      </w:r>
      <w:r>
        <w:t>mehurjev v cevi z notranjim premerom 44 mm.</w:t>
      </w:r>
    </w:p>
    <w:p w14:paraId="41924859" w14:textId="77777777" w:rsidR="005322B6" w:rsidRDefault="005322B6" w:rsidP="001456AA">
      <w:pPr>
        <w:tabs>
          <w:tab w:val="left" w:pos="6516"/>
        </w:tabs>
      </w:pPr>
    </w:p>
    <w:p w14:paraId="23EE4FEE" w14:textId="40C8371C" w:rsidR="005322B6" w:rsidRDefault="005322B6" w:rsidP="001456AA">
      <w:pPr>
        <w:tabs>
          <w:tab w:val="left" w:pos="6516"/>
        </w:tabs>
      </w:pPr>
    </w:p>
    <w:p w14:paraId="07E0D7BC" w14:textId="77777777" w:rsidR="001456AA" w:rsidRPr="001F1A4C" w:rsidRDefault="001456AA" w:rsidP="001F1A4C"/>
    <w:p w14:paraId="4F767EB9" w14:textId="77777777" w:rsidR="00330F44" w:rsidRPr="00330F44" w:rsidRDefault="00330F44" w:rsidP="00330F44">
      <w:pPr>
        <w:pStyle w:val="Heading1"/>
        <w:numPr>
          <w:ilvl w:val="0"/>
          <w:numId w:val="1"/>
        </w:numPr>
      </w:pPr>
      <w:bookmarkStart w:id="144" w:name="_Toc140575922"/>
      <w:r>
        <w:t>Zaključek</w:t>
      </w:r>
      <w:bookmarkEnd w:id="144"/>
    </w:p>
    <w:p w14:paraId="0FE85959" w14:textId="77777777" w:rsidR="00330F44" w:rsidRDefault="00330F44" w:rsidP="00330F44"/>
    <w:p w14:paraId="5FB87283" w14:textId="77777777" w:rsidR="00210E3B" w:rsidRDefault="00210E3B" w:rsidP="00330F44">
      <w:r>
        <w:t>V sklopu praktičnega usposabljanja je bila postavljena eksperimentalna naprava, ki omogoča opazovanje Taylorjevega mehurja z različnimi metodami. Postavljena je bila konstrukcija iz aluminijastih profilov, ki</w:t>
      </w:r>
      <w:del w:id="145" w:author="Iztok Tiselj" w:date="2023-07-17T14:08:00Z">
        <w:r w:rsidDel="00C97029">
          <w:delText xml:space="preserve"> bo</w:delText>
        </w:r>
      </w:del>
      <w:r>
        <w:t xml:space="preserve"> služi</w:t>
      </w:r>
      <w:del w:id="146" w:author="Iztok Tiselj" w:date="2023-07-17T14:08:00Z">
        <w:r w:rsidDel="00C97029">
          <w:delText>la</w:delText>
        </w:r>
      </w:del>
      <w:r>
        <w:t xml:space="preserve"> kot ogrodje za namestitev sekcije, vseh potrebnih elementov in senzorjev ter omogoča</w:t>
      </w:r>
      <w:del w:id="147" w:author="Iztok Tiselj" w:date="2023-07-17T14:08:00Z">
        <w:r w:rsidDel="00C97029">
          <w:delText>la</w:delText>
        </w:r>
      </w:del>
      <w:r>
        <w:t xml:space="preserve"> namestitev hitrotekočih kamer in drugih instrumentov za opazovanje Taylorjevega mehurja. </w:t>
      </w:r>
      <w:r w:rsidR="0090402E">
        <w:t>Izdelan je bil tudi vodni krog, ki zagotavlja pretok vode čez testno sekcijo</w:t>
      </w:r>
      <w:ins w:id="148" w:author="Iztok Tiselj" w:date="2023-07-17T14:08:00Z">
        <w:r w:rsidR="00C97029">
          <w:t>, ter priključki za vpihovanje zra</w:t>
        </w:r>
      </w:ins>
      <w:ins w:id="149" w:author="Iztok Tiselj" w:date="2023-07-17T14:09:00Z">
        <w:r w:rsidR="00C97029">
          <w:t>čnih mehurjev</w:t>
        </w:r>
      </w:ins>
      <w:r w:rsidR="0090402E">
        <w:t>.</w:t>
      </w:r>
    </w:p>
    <w:p w14:paraId="420DFADC" w14:textId="77777777" w:rsidR="00210E3B" w:rsidRDefault="00210E3B" w:rsidP="00330F44"/>
    <w:p w14:paraId="2D5D99A6" w14:textId="77777777" w:rsidR="00210E3B" w:rsidRDefault="00210E3B" w:rsidP="00330F44">
      <w:r>
        <w:t xml:space="preserve">Izdelane so bile tri različne testne sekcije s cevmi z notranji premeri 12 mm, 26 mm in </w:t>
      </w:r>
      <w:ins w:id="150" w:author="ziga" w:date="2023-07-17T10:03:00Z">
        <w:r w:rsidR="0090402E">
          <w:t>44</w:t>
        </w:r>
      </w:ins>
      <w:del w:id="151" w:author="ziga" w:date="2023-07-17T10:03:00Z">
        <w:r w:rsidDel="0090402E">
          <w:delText>50</w:delText>
        </w:r>
      </w:del>
      <w:r>
        <w:t xml:space="preserve"> mm. Izdelani so bili modularni priključki na eksperimentalno napravo</w:t>
      </w:r>
      <w:ins w:id="152" w:author="ziga" w:date="2023-07-17T10:03:00Z">
        <w:r w:rsidR="0090402E">
          <w:t xml:space="preserve"> in</w:t>
        </w:r>
      </w:ins>
      <w:r w:rsidR="0090402E">
        <w:t xml:space="preserve"> </w:t>
      </w:r>
      <w:del w:id="153" w:author="ziga" w:date="2023-07-17T10:03:00Z">
        <w:r w:rsidDel="0090402E">
          <w:delText xml:space="preserve">. Izdelane so bile tudi </w:delText>
        </w:r>
      </w:del>
      <w:r>
        <w:t xml:space="preserve">optične škatle, ki obdajajo cevi in služijo zmanjšanju loma svetlobe. </w:t>
      </w:r>
    </w:p>
    <w:p w14:paraId="7ADC32F8" w14:textId="77777777" w:rsidR="00210E3B" w:rsidRDefault="00210E3B" w:rsidP="00330F44"/>
    <w:p w14:paraId="6C9C40BD" w14:textId="0A47445A" w:rsidR="004B0DCD" w:rsidRDefault="00210E3B" w:rsidP="00330F44">
      <w:r>
        <w:t xml:space="preserve">Nameščeni so bili naslednji senzorji: dva senzorja absolutnega tlaka, diferencialni tlačni senzor, koriolisov </w:t>
      </w:r>
      <w:r w:rsidR="007E6623">
        <w:t>merilec pretoka</w:t>
      </w:r>
      <w:r>
        <w:t xml:space="preserve"> in dva termočlena. Zasnovano in </w:t>
      </w:r>
      <w:r w:rsidR="004B0DCD">
        <w:t>izvedeno je bilo vezje, ki omogoča napajanje senzorjev in zajem podatkov na računalniku.</w:t>
      </w:r>
    </w:p>
    <w:p w14:paraId="1CBA75EF" w14:textId="77777777" w:rsidR="005322B6" w:rsidRDefault="005322B6" w:rsidP="00330F44"/>
    <w:p w14:paraId="1DE807C9" w14:textId="5F980DDC" w:rsidR="001F1A4C" w:rsidRDefault="005322B6" w:rsidP="00E3734A">
      <w:pPr>
        <w:rPr>
          <w:ins w:id="154" w:author="ziga" w:date="2023-07-18T07:56:00Z"/>
        </w:rPr>
      </w:pPr>
      <w:r>
        <w:t xml:space="preserve">Opravljeni so bili preliminarni testi vodnega kroga in sistema vpihovanja zraka. </w:t>
      </w:r>
      <w:r w:rsidR="005E758A">
        <w:t>Ugotovljeno je bilo, da je naprava ustrezna za opazovanje mehurjev v ceveh z notranjim premerom 12 mm in 26 mm, zaradi preskrbe črpalke pa ni primerna cev 44 mm.</w:t>
      </w:r>
    </w:p>
    <w:p w14:paraId="697F7B51" w14:textId="77777777" w:rsidR="001F1A4C" w:rsidRDefault="001F1A4C" w:rsidP="00330F44">
      <w:pPr>
        <w:tabs>
          <w:tab w:val="left" w:pos="3916"/>
        </w:tabs>
      </w:pPr>
    </w:p>
    <w:p w14:paraId="5A87F416" w14:textId="77777777" w:rsidR="007E6623" w:rsidRDefault="00330F44" w:rsidP="00330F44">
      <w:pPr>
        <w:pStyle w:val="Heading1"/>
      </w:pPr>
      <w:r>
        <w:br w:type="page"/>
      </w:r>
      <w:bookmarkStart w:id="155" w:name="_Toc140575923"/>
      <w:r>
        <w:lastRenderedPageBreak/>
        <w:t>Literatura</w:t>
      </w:r>
      <w:bookmarkEnd w:id="155"/>
    </w:p>
    <w:p w14:paraId="64F48EB2" w14:textId="77777777" w:rsidR="00071E0D" w:rsidRPr="00071E0D" w:rsidRDefault="00071E0D" w:rsidP="00071E0D"/>
    <w:p w14:paraId="78204C46" w14:textId="77777777" w:rsidR="006767AD" w:rsidRDefault="00071E0D" w:rsidP="00071E0D">
      <w:r w:rsidRPr="00071E0D">
        <w:t>[1] B. Mi</w:t>
      </w:r>
      <w:r>
        <w:t>kuž, J. Kamnikar, J. Prošek,</w:t>
      </w:r>
      <w:r w:rsidRPr="00071E0D">
        <w:t xml:space="preserve"> I. Tiselj, “</w:t>
      </w:r>
      <w:r w:rsidRPr="006767AD">
        <w:t>Experimental Observation of Taylor Bubble Disintegration in Turbulent Flow</w:t>
      </w:r>
      <w:r w:rsidRPr="00071E0D">
        <w:t>,”</w:t>
      </w:r>
      <w:r>
        <w:t xml:space="preserve"> </w:t>
      </w:r>
      <w:r w:rsidRPr="006767AD">
        <w:rPr>
          <w:i/>
        </w:rPr>
        <w:t>Prispevek za konferenco NENE 2019</w:t>
      </w:r>
      <w:r>
        <w:t>.</w:t>
      </w:r>
    </w:p>
    <w:p w14:paraId="580C69CB" w14:textId="134A523B" w:rsidR="006767AD" w:rsidRDefault="006767AD" w:rsidP="006767AD">
      <w:r>
        <w:t xml:space="preserve">[2] </w:t>
      </w:r>
      <w:r w:rsidRPr="006767AD">
        <w:rPr>
          <w:i/>
        </w:rPr>
        <w:t>Wilo Jet WJ 202 X (1~230 V) Technical Data</w:t>
      </w:r>
      <w:r>
        <w:t xml:space="preserve">, dostopno na:  </w:t>
      </w:r>
      <w:hyperlink r:id="rId20" w:history="1">
        <w:r w:rsidRPr="002077BC">
          <w:rPr>
            <w:rStyle w:val="Hyperlink"/>
          </w:rPr>
          <w:t>https://wilo.com/id/en/Products-and-expertise/en/products-expertise/wilo-jet-wj/jet-wj-202-x-1-230-v</w:t>
        </w:r>
      </w:hyperlink>
      <w:r>
        <w:t xml:space="preserve"> (ogled </w:t>
      </w:r>
      <w:r w:rsidR="00B7368A">
        <w:t>18.6.</w:t>
      </w:r>
      <w:r>
        <w:t>2023)</w:t>
      </w:r>
    </w:p>
    <w:p w14:paraId="362E3815" w14:textId="77777777" w:rsidR="00B7368A" w:rsidRDefault="00B7368A" w:rsidP="00B7368A">
      <w:r>
        <w:t>[3] Absolute pressure transmitter 266AST data, dostopno na:</w:t>
      </w:r>
    </w:p>
    <w:p w14:paraId="05CB3635" w14:textId="082EB793" w:rsidR="00B7368A" w:rsidRPr="006767AD" w:rsidRDefault="00B7368A" w:rsidP="00B7368A">
      <w:r>
        <w:t xml:space="preserve"> </w:t>
      </w:r>
      <w:hyperlink r:id="rId21" w:history="1">
        <w:r w:rsidRPr="002077BC">
          <w:rPr>
            <w:rStyle w:val="Hyperlink"/>
          </w:rPr>
          <w:t>https://new.abb.com/products/measurement-products/pressure/absolute-pressure-transmitters/266ast-absolute-pressure-transmitter</w:t>
        </w:r>
      </w:hyperlink>
      <w:r>
        <w:t xml:space="preserve"> (ogled 18.6.2023)</w:t>
      </w:r>
    </w:p>
    <w:p w14:paraId="7ABE9765" w14:textId="77777777" w:rsidR="00B7368A" w:rsidRDefault="00B7368A" w:rsidP="006767AD">
      <w:r>
        <w:t>[4] Absolute pressure transmitter PAS100 data, dostopno na:</w:t>
      </w:r>
    </w:p>
    <w:p w14:paraId="1270F9A0" w14:textId="77777777" w:rsidR="00B7368A" w:rsidRDefault="00BC0E06" w:rsidP="006767AD">
      <w:hyperlink r:id="rId22" w:history="1">
        <w:r w:rsidR="00B7368A" w:rsidRPr="002077BC">
          <w:rPr>
            <w:rStyle w:val="Hyperlink"/>
          </w:rPr>
          <w:t>https://new.abb.com/products/measurement-products/pressure/absolute-pressure-transmitters/pas100-absolute-pressure-transmitter</w:t>
        </w:r>
      </w:hyperlink>
      <w:r w:rsidR="00B7368A">
        <w:t xml:space="preserve"> (ogled 18.6.2023)</w:t>
      </w:r>
    </w:p>
    <w:p w14:paraId="29D674CA" w14:textId="77777777" w:rsidR="00B7368A" w:rsidRDefault="00B7368A" w:rsidP="00B7368A">
      <w:r>
        <w:t>[5] Differential pressure transmitter with multisensor technology 266MST data, dostopno na:</w:t>
      </w:r>
    </w:p>
    <w:p w14:paraId="4E80C10F" w14:textId="77777777" w:rsidR="00B7368A" w:rsidRDefault="00BC0E06" w:rsidP="00B7368A">
      <w:hyperlink r:id="rId23" w:history="1">
        <w:r w:rsidR="00B7368A" w:rsidRPr="002077BC">
          <w:rPr>
            <w:rStyle w:val="Hyperlink"/>
          </w:rPr>
          <w:t>https://new.abb.com/products/measurement-products/pressure/differential-pressure-transmitters/266mst-differential-pressure-transmitter-with-multisensor-technology</w:t>
        </w:r>
      </w:hyperlink>
      <w:r w:rsidR="00B7368A">
        <w:t xml:space="preserve"> </w:t>
      </w:r>
    </w:p>
    <w:p w14:paraId="137C6B53" w14:textId="77777777" w:rsidR="00B7368A" w:rsidRDefault="00B7368A" w:rsidP="00B7368A">
      <w:r>
        <w:t xml:space="preserve">(ogled 18.6.2023) </w:t>
      </w:r>
    </w:p>
    <w:p w14:paraId="390D2C34" w14:textId="77777777" w:rsidR="00B7368A" w:rsidRDefault="00B7368A" w:rsidP="00B7368A">
      <w:r>
        <w:t xml:space="preserve">[6] Index of Refraction, dostopno na: </w:t>
      </w:r>
    </w:p>
    <w:p w14:paraId="34432BE2" w14:textId="002B3406" w:rsidR="00330F44" w:rsidRDefault="00BC0E06" w:rsidP="00B7368A">
      <w:hyperlink r:id="rId24" w:history="1">
        <w:r w:rsidR="00B7368A" w:rsidRPr="002077BC">
          <w:rPr>
            <w:rStyle w:val="Hyperlink"/>
          </w:rPr>
          <w:t>http://hyperphysics.phy-astr.gsu.edu/hbase/Tables/indrf.html</w:t>
        </w:r>
      </w:hyperlink>
      <w:r w:rsidR="00B7368A">
        <w:t xml:space="preserve"> (ogled 18.6.2023)</w:t>
      </w:r>
      <w:r w:rsidR="00330F44">
        <w:br w:type="page"/>
      </w:r>
    </w:p>
    <w:tbl>
      <w:tblPr>
        <w:tblpPr w:leftFromText="180" w:rightFromText="180" w:horzAnchor="margin" w:tblpY="696"/>
        <w:tblW w:w="9429" w:type="dxa"/>
        <w:tblLook w:val="04A0" w:firstRow="1" w:lastRow="0" w:firstColumn="1" w:lastColumn="0" w:noHBand="0" w:noVBand="1"/>
      </w:tblPr>
      <w:tblGrid>
        <w:gridCol w:w="1445"/>
        <w:gridCol w:w="1357"/>
        <w:gridCol w:w="3979"/>
        <w:gridCol w:w="2786"/>
      </w:tblGrid>
      <w:tr w:rsidR="00330F44" w14:paraId="466A569A" w14:textId="77777777" w:rsidTr="009C2251">
        <w:trPr>
          <w:trHeight w:val="583"/>
        </w:trPr>
        <w:tc>
          <w:tcPr>
            <w:tcW w:w="1307" w:type="dxa"/>
            <w:tcBorders>
              <w:top w:val="nil"/>
              <w:left w:val="nil"/>
              <w:bottom w:val="nil"/>
              <w:right w:val="nil"/>
            </w:tcBorders>
            <w:shd w:val="clear" w:color="auto" w:fill="auto"/>
            <w:noWrap/>
            <w:vAlign w:val="bottom"/>
            <w:hideMark/>
          </w:tcPr>
          <w:p w14:paraId="7F8DEE1E" w14:textId="77777777" w:rsidR="009C2251" w:rsidRDefault="009C2251" w:rsidP="009C2251">
            <w:pPr>
              <w:pStyle w:val="Heading1"/>
            </w:pPr>
            <w:bookmarkStart w:id="156" w:name="_Toc140575924"/>
          </w:p>
          <w:p w14:paraId="2E8CFBF9" w14:textId="77777777" w:rsidR="009C2251" w:rsidRDefault="009C2251" w:rsidP="009C2251">
            <w:pPr>
              <w:pStyle w:val="Heading1"/>
            </w:pPr>
          </w:p>
          <w:p w14:paraId="09107485" w14:textId="77777777" w:rsidR="009C2251" w:rsidRDefault="009C2251" w:rsidP="009C2251">
            <w:pPr>
              <w:pStyle w:val="Heading1"/>
            </w:pPr>
          </w:p>
          <w:p w14:paraId="0C5855C9" w14:textId="5EA569D5" w:rsidR="009C2251" w:rsidRDefault="009C2251" w:rsidP="009C2251">
            <w:pPr>
              <w:pStyle w:val="Heading1"/>
            </w:pPr>
            <w:r>
              <w:t>Časovni</w:t>
            </w:r>
            <w:bookmarkEnd w:id="156"/>
            <w:r>
              <w:t>ca</w:t>
            </w:r>
          </w:p>
          <w:p w14:paraId="7CD9BEC1" w14:textId="77777777" w:rsidR="009C2251" w:rsidRPr="009C2251" w:rsidRDefault="009C2251" w:rsidP="009C2251"/>
          <w:p w14:paraId="10F3A256" w14:textId="77777777" w:rsidR="00330F44" w:rsidRPr="00330F44" w:rsidRDefault="00330F44" w:rsidP="009C2251"/>
        </w:tc>
        <w:tc>
          <w:tcPr>
            <w:tcW w:w="1357" w:type="dxa"/>
            <w:tcBorders>
              <w:top w:val="nil"/>
              <w:left w:val="nil"/>
              <w:bottom w:val="nil"/>
              <w:right w:val="nil"/>
            </w:tcBorders>
            <w:shd w:val="clear" w:color="auto" w:fill="auto"/>
            <w:noWrap/>
            <w:vAlign w:val="bottom"/>
            <w:hideMark/>
          </w:tcPr>
          <w:p w14:paraId="6DA767B9" w14:textId="1FE0874D" w:rsidR="00330F44" w:rsidRDefault="00330F44" w:rsidP="009C2251">
            <w:pPr>
              <w:rPr>
                <w:rFonts w:ascii="Calibri" w:hAnsi="Calibri" w:cs="Calibri"/>
                <w:color w:val="000000"/>
                <w:sz w:val="22"/>
                <w:szCs w:val="22"/>
              </w:rPr>
            </w:pPr>
          </w:p>
        </w:tc>
        <w:tc>
          <w:tcPr>
            <w:tcW w:w="3979" w:type="dxa"/>
            <w:tcBorders>
              <w:top w:val="nil"/>
              <w:left w:val="nil"/>
              <w:bottom w:val="nil"/>
              <w:right w:val="nil"/>
            </w:tcBorders>
            <w:shd w:val="clear" w:color="auto" w:fill="auto"/>
            <w:noWrap/>
            <w:vAlign w:val="bottom"/>
            <w:hideMark/>
          </w:tcPr>
          <w:p w14:paraId="4A432409" w14:textId="77777777" w:rsidR="00330F44" w:rsidRDefault="00330F44" w:rsidP="009C2251">
            <w:pPr>
              <w:rPr>
                <w:rFonts w:ascii="Calibri" w:hAnsi="Calibri" w:cs="Calibri"/>
                <w:color w:val="000000"/>
                <w:sz w:val="22"/>
                <w:szCs w:val="22"/>
              </w:rPr>
            </w:pPr>
          </w:p>
        </w:tc>
        <w:tc>
          <w:tcPr>
            <w:tcW w:w="2786" w:type="dxa"/>
            <w:tcBorders>
              <w:top w:val="nil"/>
              <w:left w:val="nil"/>
              <w:bottom w:val="nil"/>
              <w:right w:val="nil"/>
            </w:tcBorders>
            <w:shd w:val="clear" w:color="auto" w:fill="auto"/>
            <w:noWrap/>
            <w:vAlign w:val="bottom"/>
            <w:hideMark/>
          </w:tcPr>
          <w:p w14:paraId="0CCA429E" w14:textId="77777777" w:rsidR="00330F44" w:rsidRDefault="00330F44" w:rsidP="009C2251">
            <w:pPr>
              <w:rPr>
                <w:rFonts w:ascii="Calibri" w:hAnsi="Calibri" w:cs="Calibri"/>
                <w:color w:val="000000"/>
                <w:sz w:val="22"/>
                <w:szCs w:val="22"/>
              </w:rPr>
            </w:pPr>
          </w:p>
        </w:tc>
      </w:tr>
      <w:tr w:rsidR="00330F44" w14:paraId="2E09B0DD" w14:textId="77777777" w:rsidTr="009C2251">
        <w:trPr>
          <w:trHeight w:val="524"/>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93C6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Datum</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14:paraId="43DFB2FB"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Lokacija</w:t>
            </w:r>
          </w:p>
        </w:tc>
        <w:tc>
          <w:tcPr>
            <w:tcW w:w="3979" w:type="dxa"/>
            <w:tcBorders>
              <w:top w:val="single" w:sz="4" w:space="0" w:color="auto"/>
              <w:left w:val="nil"/>
              <w:bottom w:val="single" w:sz="4" w:space="0" w:color="auto"/>
              <w:right w:val="single" w:sz="4" w:space="0" w:color="auto"/>
            </w:tcBorders>
            <w:shd w:val="clear" w:color="auto" w:fill="auto"/>
            <w:noWrap/>
            <w:vAlign w:val="bottom"/>
            <w:hideMark/>
          </w:tcPr>
          <w:p w14:paraId="77E2266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Kratek opis dela</w:t>
            </w:r>
          </w:p>
        </w:tc>
        <w:tc>
          <w:tcPr>
            <w:tcW w:w="2786" w:type="dxa"/>
            <w:tcBorders>
              <w:top w:val="single" w:sz="4" w:space="0" w:color="auto"/>
              <w:left w:val="nil"/>
              <w:bottom w:val="single" w:sz="4" w:space="0" w:color="auto"/>
              <w:right w:val="single" w:sz="4" w:space="0" w:color="auto"/>
            </w:tcBorders>
            <w:shd w:val="clear" w:color="auto" w:fill="auto"/>
            <w:noWrap/>
            <w:vAlign w:val="bottom"/>
            <w:hideMark/>
          </w:tcPr>
          <w:p w14:paraId="39E8AB8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Uporabljena oprema</w:t>
            </w:r>
          </w:p>
        </w:tc>
      </w:tr>
      <w:tr w:rsidR="00330F44" w14:paraId="1DE2E52D"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D2DF0F" w14:textId="6BD159CB" w:rsidR="00330F44" w:rsidRDefault="00A33225" w:rsidP="009C2251">
            <w:pPr>
              <w:rPr>
                <w:rFonts w:ascii="Calibri" w:hAnsi="Calibri" w:cs="Calibri"/>
                <w:color w:val="000000"/>
                <w:sz w:val="22"/>
                <w:szCs w:val="22"/>
              </w:rPr>
            </w:pPr>
            <w:r>
              <w:rPr>
                <w:rFonts w:ascii="Calibri" w:hAnsi="Calibri" w:cs="Calibri"/>
                <w:color w:val="000000"/>
                <w:sz w:val="22"/>
                <w:szCs w:val="22"/>
              </w:rPr>
              <w:t>26.6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8C414F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564613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w:t>
            </w:r>
          </w:p>
        </w:tc>
        <w:tc>
          <w:tcPr>
            <w:tcW w:w="2786" w:type="dxa"/>
            <w:tcBorders>
              <w:top w:val="nil"/>
              <w:left w:val="nil"/>
              <w:bottom w:val="single" w:sz="4" w:space="0" w:color="auto"/>
              <w:right w:val="single" w:sz="4" w:space="0" w:color="auto"/>
            </w:tcBorders>
            <w:shd w:val="clear" w:color="auto" w:fill="auto"/>
            <w:noWrap/>
            <w:vAlign w:val="bottom"/>
            <w:hideMark/>
          </w:tcPr>
          <w:p w14:paraId="36F2DBB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16906C7"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47EBAF4" w14:textId="474947F3" w:rsidR="00330F44" w:rsidRDefault="00A33225" w:rsidP="009C2251">
            <w:pPr>
              <w:rPr>
                <w:rFonts w:ascii="Calibri" w:hAnsi="Calibri" w:cs="Calibri"/>
                <w:color w:val="000000"/>
                <w:sz w:val="22"/>
                <w:szCs w:val="22"/>
              </w:rPr>
            </w:pPr>
            <w:r>
              <w:rPr>
                <w:rFonts w:ascii="Calibri" w:hAnsi="Calibri" w:cs="Calibri"/>
                <w:color w:val="000000"/>
                <w:sz w:val="22"/>
                <w:szCs w:val="22"/>
              </w:rPr>
              <w:t>27.6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2CD6E0A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A765C5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w:t>
            </w:r>
          </w:p>
        </w:tc>
        <w:tc>
          <w:tcPr>
            <w:tcW w:w="2786" w:type="dxa"/>
            <w:tcBorders>
              <w:top w:val="nil"/>
              <w:left w:val="nil"/>
              <w:bottom w:val="single" w:sz="4" w:space="0" w:color="auto"/>
              <w:right w:val="single" w:sz="4" w:space="0" w:color="auto"/>
            </w:tcBorders>
            <w:shd w:val="clear" w:color="auto" w:fill="auto"/>
            <w:noWrap/>
            <w:vAlign w:val="bottom"/>
            <w:hideMark/>
          </w:tcPr>
          <w:p w14:paraId="39C12303"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51AFB8AD"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535CE37" w14:textId="06D13726" w:rsidR="00330F44" w:rsidRDefault="00A33225" w:rsidP="009C2251">
            <w:pPr>
              <w:rPr>
                <w:rFonts w:ascii="Calibri" w:hAnsi="Calibri" w:cs="Calibri"/>
                <w:color w:val="000000"/>
                <w:sz w:val="22"/>
                <w:szCs w:val="22"/>
              </w:rPr>
            </w:pPr>
            <w:r>
              <w:rPr>
                <w:rFonts w:ascii="Calibri" w:hAnsi="Calibri" w:cs="Calibri"/>
                <w:color w:val="000000"/>
                <w:sz w:val="22"/>
                <w:szCs w:val="22"/>
              </w:rPr>
              <w:t>28.6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2C35109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ACA270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Priprava profilov za stebre</w:t>
            </w:r>
          </w:p>
        </w:tc>
        <w:tc>
          <w:tcPr>
            <w:tcW w:w="2786" w:type="dxa"/>
            <w:tcBorders>
              <w:top w:val="nil"/>
              <w:left w:val="nil"/>
              <w:bottom w:val="single" w:sz="4" w:space="0" w:color="auto"/>
              <w:right w:val="single" w:sz="4" w:space="0" w:color="auto"/>
            </w:tcBorders>
            <w:shd w:val="clear" w:color="auto" w:fill="auto"/>
            <w:noWrap/>
            <w:vAlign w:val="bottom"/>
            <w:hideMark/>
          </w:tcPr>
          <w:p w14:paraId="08481DE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736FB49B"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D4CA08F" w14:textId="174ACE8A" w:rsidR="00330F44" w:rsidRDefault="00A33225" w:rsidP="009C2251">
            <w:pPr>
              <w:rPr>
                <w:rFonts w:ascii="Calibri" w:hAnsi="Calibri" w:cs="Calibri"/>
                <w:color w:val="000000"/>
                <w:sz w:val="22"/>
                <w:szCs w:val="22"/>
              </w:rPr>
            </w:pPr>
            <w:r>
              <w:rPr>
                <w:rFonts w:ascii="Calibri" w:hAnsi="Calibri" w:cs="Calibri"/>
                <w:color w:val="000000"/>
                <w:sz w:val="22"/>
                <w:szCs w:val="22"/>
              </w:rPr>
              <w:t>29</w:t>
            </w:r>
            <w:r w:rsidR="00330F44">
              <w:rPr>
                <w:rFonts w:ascii="Calibri" w:hAnsi="Calibri" w:cs="Calibri"/>
                <w:color w:val="000000"/>
                <w:sz w:val="22"/>
                <w:szCs w:val="22"/>
              </w:rPr>
              <w:t>.6.</w:t>
            </w:r>
          </w:p>
        </w:tc>
        <w:tc>
          <w:tcPr>
            <w:tcW w:w="1357" w:type="dxa"/>
            <w:tcBorders>
              <w:top w:val="nil"/>
              <w:left w:val="nil"/>
              <w:bottom w:val="single" w:sz="4" w:space="0" w:color="auto"/>
              <w:right w:val="single" w:sz="4" w:space="0" w:color="auto"/>
            </w:tcBorders>
            <w:shd w:val="clear" w:color="auto" w:fill="auto"/>
            <w:noWrap/>
            <w:vAlign w:val="bottom"/>
            <w:hideMark/>
          </w:tcPr>
          <w:p w14:paraId="5FB8746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nil"/>
              <w:right w:val="single" w:sz="4" w:space="0" w:color="auto"/>
            </w:tcBorders>
            <w:shd w:val="clear" w:color="auto" w:fill="auto"/>
            <w:noWrap/>
            <w:vAlign w:val="bottom"/>
            <w:hideMark/>
          </w:tcPr>
          <w:p w14:paraId="42556C54"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Postavitev stebrov in konstrukcije za kamere</w:t>
            </w:r>
          </w:p>
        </w:tc>
        <w:tc>
          <w:tcPr>
            <w:tcW w:w="2786" w:type="dxa"/>
            <w:tcBorders>
              <w:top w:val="nil"/>
              <w:left w:val="nil"/>
              <w:bottom w:val="single" w:sz="4" w:space="0" w:color="auto"/>
              <w:right w:val="single" w:sz="4" w:space="0" w:color="auto"/>
            </w:tcBorders>
            <w:shd w:val="clear" w:color="auto" w:fill="auto"/>
            <w:noWrap/>
            <w:vAlign w:val="bottom"/>
            <w:hideMark/>
          </w:tcPr>
          <w:p w14:paraId="6229AA1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41398B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F70A69B" w14:textId="74C361BA" w:rsidR="00330F44" w:rsidRDefault="00631973" w:rsidP="009C2251">
            <w:pPr>
              <w:rPr>
                <w:rFonts w:ascii="Calibri" w:hAnsi="Calibri" w:cs="Calibri"/>
                <w:color w:val="000000"/>
                <w:sz w:val="22"/>
                <w:szCs w:val="22"/>
              </w:rPr>
            </w:pPr>
            <w:r>
              <w:rPr>
                <w:rFonts w:ascii="Calibri" w:hAnsi="Calibri" w:cs="Calibri"/>
                <w:color w:val="000000"/>
                <w:sz w:val="22"/>
                <w:szCs w:val="22"/>
              </w:rPr>
              <w:t>30</w:t>
            </w:r>
            <w:r w:rsidR="00330F44">
              <w:rPr>
                <w:rFonts w:ascii="Calibri" w:hAnsi="Calibri" w:cs="Calibri"/>
                <w:color w:val="000000"/>
                <w:sz w:val="22"/>
                <w:szCs w:val="22"/>
              </w:rPr>
              <w:t>.6.</w:t>
            </w:r>
          </w:p>
        </w:tc>
        <w:tc>
          <w:tcPr>
            <w:tcW w:w="1357" w:type="dxa"/>
            <w:tcBorders>
              <w:top w:val="nil"/>
              <w:left w:val="nil"/>
              <w:bottom w:val="single" w:sz="4" w:space="0" w:color="auto"/>
              <w:right w:val="single" w:sz="4" w:space="0" w:color="auto"/>
            </w:tcBorders>
            <w:shd w:val="clear" w:color="auto" w:fill="auto"/>
            <w:noWrap/>
            <w:vAlign w:val="bottom"/>
            <w:hideMark/>
          </w:tcPr>
          <w:p w14:paraId="3FB44B5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single" w:sz="4" w:space="0" w:color="auto"/>
              <w:left w:val="nil"/>
              <w:bottom w:val="single" w:sz="4" w:space="0" w:color="auto"/>
              <w:right w:val="single" w:sz="4" w:space="0" w:color="auto"/>
            </w:tcBorders>
            <w:shd w:val="clear" w:color="auto" w:fill="auto"/>
            <w:noWrap/>
            <w:vAlign w:val="bottom"/>
            <w:hideMark/>
          </w:tcPr>
          <w:p w14:paraId="02BC44CC"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Postavitev elementov vodne zanke v prostor</w:t>
            </w:r>
          </w:p>
        </w:tc>
        <w:tc>
          <w:tcPr>
            <w:tcW w:w="2786" w:type="dxa"/>
            <w:tcBorders>
              <w:top w:val="nil"/>
              <w:left w:val="nil"/>
              <w:bottom w:val="single" w:sz="4" w:space="0" w:color="auto"/>
              <w:right w:val="single" w:sz="4" w:space="0" w:color="auto"/>
            </w:tcBorders>
            <w:shd w:val="clear" w:color="auto" w:fill="auto"/>
            <w:noWrap/>
            <w:vAlign w:val="bottom"/>
            <w:hideMark/>
          </w:tcPr>
          <w:p w14:paraId="0BA7EBF4"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1D033912"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ED6108A" w14:textId="2CCB698A" w:rsidR="00330F44" w:rsidRDefault="00631973" w:rsidP="009C2251">
            <w:pPr>
              <w:rPr>
                <w:rFonts w:ascii="Calibri" w:hAnsi="Calibri" w:cs="Calibri"/>
                <w:color w:val="000000"/>
                <w:sz w:val="22"/>
                <w:szCs w:val="22"/>
              </w:rPr>
            </w:pPr>
            <w:r>
              <w:rPr>
                <w:rFonts w:ascii="Calibri" w:hAnsi="Calibri" w:cs="Calibri"/>
                <w:color w:val="000000"/>
                <w:sz w:val="22"/>
                <w:szCs w:val="22"/>
              </w:rPr>
              <w:t>3.7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354562E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1F06A3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Povezava elementov s cevmi</w:t>
            </w:r>
          </w:p>
        </w:tc>
        <w:tc>
          <w:tcPr>
            <w:tcW w:w="2786" w:type="dxa"/>
            <w:tcBorders>
              <w:top w:val="nil"/>
              <w:left w:val="nil"/>
              <w:bottom w:val="single" w:sz="4" w:space="0" w:color="auto"/>
              <w:right w:val="single" w:sz="4" w:space="0" w:color="auto"/>
            </w:tcBorders>
            <w:shd w:val="clear" w:color="auto" w:fill="auto"/>
            <w:noWrap/>
            <w:vAlign w:val="bottom"/>
            <w:hideMark/>
          </w:tcPr>
          <w:p w14:paraId="3F28D86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126D3E82"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FB123DC" w14:textId="35DE861F" w:rsidR="00330F44" w:rsidRDefault="00631973" w:rsidP="009C2251">
            <w:pPr>
              <w:rPr>
                <w:rFonts w:ascii="Calibri" w:hAnsi="Calibri" w:cs="Calibri"/>
                <w:color w:val="000000"/>
                <w:sz w:val="22"/>
                <w:szCs w:val="22"/>
              </w:rPr>
            </w:pPr>
            <w:r>
              <w:rPr>
                <w:rFonts w:ascii="Calibri" w:hAnsi="Calibri" w:cs="Calibri"/>
                <w:color w:val="000000"/>
                <w:sz w:val="22"/>
                <w:szCs w:val="22"/>
              </w:rPr>
              <w:t>4.7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9B96AD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945861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Povezava elementov s cevmi</w:t>
            </w:r>
          </w:p>
        </w:tc>
        <w:tc>
          <w:tcPr>
            <w:tcW w:w="2786" w:type="dxa"/>
            <w:tcBorders>
              <w:top w:val="nil"/>
              <w:left w:val="nil"/>
              <w:bottom w:val="single" w:sz="4" w:space="0" w:color="auto"/>
              <w:right w:val="single" w:sz="4" w:space="0" w:color="auto"/>
            </w:tcBorders>
            <w:shd w:val="clear" w:color="auto" w:fill="auto"/>
            <w:noWrap/>
            <w:vAlign w:val="bottom"/>
            <w:hideMark/>
          </w:tcPr>
          <w:p w14:paraId="4B36DA9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71F25BB"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403BEAC" w14:textId="795AB432" w:rsidR="00330F44" w:rsidRDefault="00631973" w:rsidP="009C2251">
            <w:pPr>
              <w:rPr>
                <w:rFonts w:ascii="Calibri" w:hAnsi="Calibri" w:cs="Calibri"/>
                <w:color w:val="000000"/>
                <w:sz w:val="22"/>
                <w:szCs w:val="22"/>
              </w:rPr>
            </w:pPr>
            <w:r>
              <w:rPr>
                <w:rFonts w:ascii="Calibri" w:hAnsi="Calibri" w:cs="Calibri"/>
                <w:color w:val="000000"/>
                <w:sz w:val="22"/>
                <w:szCs w:val="22"/>
              </w:rPr>
              <w:t>5.7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1EB67DD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5A0755A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 (vstavljanje cevi)</w:t>
            </w:r>
          </w:p>
        </w:tc>
        <w:tc>
          <w:tcPr>
            <w:tcW w:w="2786" w:type="dxa"/>
            <w:tcBorders>
              <w:top w:val="nil"/>
              <w:left w:val="nil"/>
              <w:bottom w:val="single" w:sz="4" w:space="0" w:color="auto"/>
              <w:right w:val="single" w:sz="4" w:space="0" w:color="auto"/>
            </w:tcBorders>
            <w:shd w:val="clear" w:color="auto" w:fill="auto"/>
            <w:noWrap/>
            <w:vAlign w:val="bottom"/>
            <w:hideMark/>
          </w:tcPr>
          <w:p w14:paraId="666E0E15"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3B27F9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0F73233" w14:textId="7A47EFC2" w:rsidR="00330F44" w:rsidRDefault="00631973" w:rsidP="009C2251">
            <w:pPr>
              <w:rPr>
                <w:rFonts w:ascii="Calibri" w:hAnsi="Calibri" w:cs="Calibri"/>
                <w:color w:val="000000"/>
                <w:sz w:val="22"/>
                <w:szCs w:val="22"/>
              </w:rPr>
            </w:pPr>
            <w:r>
              <w:rPr>
                <w:rFonts w:ascii="Calibri" w:hAnsi="Calibri" w:cs="Calibri"/>
                <w:color w:val="000000"/>
                <w:sz w:val="22"/>
                <w:szCs w:val="22"/>
              </w:rPr>
              <w:t>6.7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64DC25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026631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Priprava priključkov testnih sekcij</w:t>
            </w:r>
          </w:p>
        </w:tc>
        <w:tc>
          <w:tcPr>
            <w:tcW w:w="2786" w:type="dxa"/>
            <w:tcBorders>
              <w:top w:val="nil"/>
              <w:left w:val="nil"/>
              <w:bottom w:val="single" w:sz="4" w:space="0" w:color="auto"/>
              <w:right w:val="single" w:sz="4" w:space="0" w:color="auto"/>
            </w:tcBorders>
            <w:shd w:val="clear" w:color="auto" w:fill="auto"/>
            <w:noWrap/>
            <w:vAlign w:val="bottom"/>
            <w:hideMark/>
          </w:tcPr>
          <w:p w14:paraId="5BB46C7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A4B5415"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1D53146" w14:textId="64054808" w:rsidR="00330F44" w:rsidRDefault="00631973" w:rsidP="009C2251">
            <w:pPr>
              <w:rPr>
                <w:rFonts w:ascii="Calibri" w:hAnsi="Calibri" w:cs="Calibri"/>
                <w:color w:val="000000"/>
                <w:sz w:val="22"/>
                <w:szCs w:val="22"/>
              </w:rPr>
            </w:pPr>
            <w:r>
              <w:rPr>
                <w:rFonts w:ascii="Calibri" w:hAnsi="Calibri" w:cs="Calibri"/>
                <w:color w:val="000000"/>
                <w:sz w:val="22"/>
                <w:szCs w:val="22"/>
              </w:rPr>
              <w:t>7.7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4AD0227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2DC73FD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homogenizatorja toka</w:t>
            </w:r>
          </w:p>
        </w:tc>
        <w:tc>
          <w:tcPr>
            <w:tcW w:w="2786" w:type="dxa"/>
            <w:tcBorders>
              <w:top w:val="nil"/>
              <w:left w:val="nil"/>
              <w:bottom w:val="single" w:sz="4" w:space="0" w:color="auto"/>
              <w:right w:val="single" w:sz="4" w:space="0" w:color="auto"/>
            </w:tcBorders>
            <w:shd w:val="clear" w:color="auto" w:fill="auto"/>
            <w:noWrap/>
            <w:vAlign w:val="bottom"/>
            <w:hideMark/>
          </w:tcPr>
          <w:p w14:paraId="4FE90AAC"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460147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6E57D2C" w14:textId="48637C31" w:rsidR="00330F44" w:rsidRDefault="00631973" w:rsidP="009C2251">
            <w:pPr>
              <w:rPr>
                <w:rFonts w:ascii="Calibri" w:hAnsi="Calibri" w:cs="Calibri"/>
                <w:color w:val="000000"/>
                <w:sz w:val="22"/>
                <w:szCs w:val="22"/>
              </w:rPr>
            </w:pPr>
            <w:r>
              <w:rPr>
                <w:rFonts w:ascii="Calibri" w:hAnsi="Calibri" w:cs="Calibri"/>
                <w:color w:val="000000"/>
                <w:sz w:val="22"/>
                <w:szCs w:val="22"/>
              </w:rPr>
              <w:t>10.7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CFFEF2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61859F6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Namestitev senzorjev, izdelava priključkov</w:t>
            </w:r>
          </w:p>
        </w:tc>
        <w:tc>
          <w:tcPr>
            <w:tcW w:w="2786" w:type="dxa"/>
            <w:tcBorders>
              <w:top w:val="nil"/>
              <w:left w:val="nil"/>
              <w:bottom w:val="single" w:sz="4" w:space="0" w:color="auto"/>
              <w:right w:val="single" w:sz="4" w:space="0" w:color="auto"/>
            </w:tcBorders>
            <w:shd w:val="clear" w:color="auto" w:fill="auto"/>
            <w:noWrap/>
            <w:vAlign w:val="bottom"/>
            <w:hideMark/>
          </w:tcPr>
          <w:p w14:paraId="5E41FBA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C67082E"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4FD775E" w14:textId="4F031AED" w:rsidR="00330F44" w:rsidRDefault="00631973" w:rsidP="009C2251">
            <w:pPr>
              <w:rPr>
                <w:rFonts w:ascii="Calibri" w:hAnsi="Calibri" w:cs="Calibri"/>
                <w:color w:val="000000"/>
                <w:sz w:val="22"/>
                <w:szCs w:val="22"/>
              </w:rPr>
            </w:pPr>
            <w:r>
              <w:rPr>
                <w:rFonts w:ascii="Calibri" w:hAnsi="Calibri" w:cs="Calibri"/>
                <w:color w:val="000000"/>
                <w:sz w:val="22"/>
                <w:szCs w:val="22"/>
              </w:rPr>
              <w:t>11.7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AD900B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51FDC685"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0FB5CC3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52EFF90"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7B1B623" w14:textId="5AAAB779" w:rsidR="00330F44" w:rsidRDefault="00631973" w:rsidP="009C2251">
            <w:pPr>
              <w:rPr>
                <w:rFonts w:ascii="Calibri" w:hAnsi="Calibri" w:cs="Calibri"/>
                <w:color w:val="000000"/>
                <w:sz w:val="22"/>
                <w:szCs w:val="22"/>
              </w:rPr>
            </w:pPr>
            <w:r>
              <w:rPr>
                <w:rFonts w:ascii="Calibri" w:hAnsi="Calibri" w:cs="Calibri"/>
                <w:color w:val="000000"/>
                <w:sz w:val="22"/>
                <w:szCs w:val="22"/>
              </w:rPr>
              <w:t>12.7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7A525F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5AF73D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76FBCE8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AC659C8"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0F0E27" w14:textId="19322CA1" w:rsidR="00330F44" w:rsidRDefault="00631973" w:rsidP="009C2251">
            <w:pPr>
              <w:rPr>
                <w:rFonts w:ascii="Calibri" w:hAnsi="Calibri" w:cs="Calibri"/>
                <w:color w:val="000000"/>
                <w:sz w:val="22"/>
                <w:szCs w:val="22"/>
              </w:rPr>
            </w:pPr>
            <w:r>
              <w:rPr>
                <w:rFonts w:ascii="Calibri" w:hAnsi="Calibri" w:cs="Calibri"/>
                <w:color w:val="000000"/>
                <w:sz w:val="22"/>
                <w:szCs w:val="22"/>
              </w:rPr>
              <w:t>13.7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479EDC03"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346B43D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1217814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13DE9B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66F05DB" w14:textId="392BCF6F" w:rsidR="00330F44" w:rsidRDefault="00631973" w:rsidP="009C2251">
            <w:pPr>
              <w:rPr>
                <w:rFonts w:ascii="Calibri" w:hAnsi="Calibri" w:cs="Calibri"/>
                <w:color w:val="000000"/>
                <w:sz w:val="22"/>
                <w:szCs w:val="22"/>
              </w:rPr>
            </w:pPr>
            <w:r>
              <w:rPr>
                <w:rFonts w:ascii="Calibri" w:hAnsi="Calibri" w:cs="Calibri"/>
                <w:color w:val="000000"/>
                <w:sz w:val="22"/>
                <w:szCs w:val="22"/>
              </w:rPr>
              <w:t>14.7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3C405EE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C8499A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Testiranje naprave</w:t>
            </w:r>
          </w:p>
        </w:tc>
        <w:tc>
          <w:tcPr>
            <w:tcW w:w="2786" w:type="dxa"/>
            <w:tcBorders>
              <w:top w:val="nil"/>
              <w:left w:val="nil"/>
              <w:bottom w:val="single" w:sz="4" w:space="0" w:color="auto"/>
              <w:right w:val="single" w:sz="4" w:space="0" w:color="auto"/>
            </w:tcBorders>
            <w:shd w:val="clear" w:color="auto" w:fill="auto"/>
            <w:noWrap/>
            <w:vAlign w:val="bottom"/>
            <w:hideMark/>
          </w:tcPr>
          <w:p w14:paraId="56088E0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Hitrotekoča kamera, računalnik</w:t>
            </w:r>
          </w:p>
        </w:tc>
      </w:tr>
      <w:tr w:rsidR="00330F44" w14:paraId="560B6461"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3B7096" w14:textId="6F883A53" w:rsidR="00330F44" w:rsidRDefault="00631973" w:rsidP="009C2251">
            <w:pPr>
              <w:rPr>
                <w:rFonts w:ascii="Calibri" w:hAnsi="Calibri" w:cs="Calibri"/>
                <w:color w:val="000000"/>
                <w:sz w:val="22"/>
                <w:szCs w:val="22"/>
              </w:rPr>
            </w:pPr>
            <w:r>
              <w:rPr>
                <w:rFonts w:ascii="Calibri" w:hAnsi="Calibri" w:cs="Calibri"/>
                <w:color w:val="000000"/>
                <w:sz w:val="22"/>
                <w:szCs w:val="22"/>
              </w:rPr>
              <w:t>17.7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065B0E4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6E40515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Testiranje naprave</w:t>
            </w:r>
          </w:p>
        </w:tc>
        <w:tc>
          <w:tcPr>
            <w:tcW w:w="2786" w:type="dxa"/>
            <w:tcBorders>
              <w:top w:val="nil"/>
              <w:left w:val="nil"/>
              <w:bottom w:val="single" w:sz="4" w:space="0" w:color="auto"/>
              <w:right w:val="single" w:sz="4" w:space="0" w:color="auto"/>
            </w:tcBorders>
            <w:shd w:val="clear" w:color="auto" w:fill="auto"/>
            <w:noWrap/>
            <w:vAlign w:val="bottom"/>
            <w:hideMark/>
          </w:tcPr>
          <w:p w14:paraId="347DB812"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Hitrotekoča kamera, računalnik</w:t>
            </w:r>
          </w:p>
        </w:tc>
      </w:tr>
    </w:tbl>
    <w:p w14:paraId="0E16AEEA" w14:textId="77777777" w:rsidR="00330F44" w:rsidRDefault="00330F44" w:rsidP="00330F44">
      <w:pPr>
        <w:tabs>
          <w:tab w:val="right" w:pos="6545"/>
          <w:tab w:val="left" w:pos="6732"/>
        </w:tabs>
      </w:pPr>
    </w:p>
    <w:p w14:paraId="1740FA09" w14:textId="77777777" w:rsidR="00330F44" w:rsidRDefault="00330F44" w:rsidP="00330F44">
      <w:pPr>
        <w:tabs>
          <w:tab w:val="right" w:pos="6545"/>
          <w:tab w:val="left" w:pos="6732"/>
        </w:tabs>
      </w:pPr>
    </w:p>
    <w:p w14:paraId="32C4F97F" w14:textId="77777777" w:rsidR="00330F44" w:rsidRDefault="00330F44" w:rsidP="00330F44">
      <w:pPr>
        <w:tabs>
          <w:tab w:val="right" w:pos="6545"/>
          <w:tab w:val="left" w:pos="6732"/>
        </w:tabs>
        <w:rPr>
          <w:rFonts w:ascii="Arial Narrow" w:hAnsi="Arial Narrow"/>
          <w:sz w:val="22"/>
          <w:szCs w:val="22"/>
        </w:rPr>
      </w:pPr>
      <w:r>
        <w:rPr>
          <w:rFonts w:ascii="Arial Narrow" w:hAnsi="Arial Narrow"/>
          <w:sz w:val="22"/>
          <w:szCs w:val="22"/>
        </w:rPr>
        <w:t>Podpis študenta:  ..</w:t>
      </w:r>
      <w:r w:rsidRPr="00F02ACC">
        <w:rPr>
          <w:rFonts w:ascii="Arial Narrow" w:hAnsi="Arial Narrow"/>
          <w:sz w:val="22"/>
          <w:szCs w:val="22"/>
        </w:rPr>
        <w:t>.........................................</w:t>
      </w:r>
      <w:r>
        <w:rPr>
          <w:rFonts w:ascii="Arial Narrow" w:hAnsi="Arial Narrow"/>
          <w:sz w:val="22"/>
          <w:szCs w:val="22"/>
        </w:rPr>
        <w:t xml:space="preserve">  </w:t>
      </w:r>
      <w:r>
        <w:rPr>
          <w:rFonts w:ascii="Arial Narrow" w:hAnsi="Arial Narrow"/>
          <w:sz w:val="22"/>
          <w:szCs w:val="22"/>
        </w:rPr>
        <w:tab/>
        <w:t xml:space="preserve">                             </w:t>
      </w:r>
      <w:r w:rsidRPr="00F02ACC">
        <w:rPr>
          <w:rFonts w:ascii="Arial Narrow" w:hAnsi="Arial Narrow"/>
          <w:sz w:val="22"/>
          <w:szCs w:val="22"/>
        </w:rPr>
        <w:t xml:space="preserve">Podpis </w:t>
      </w:r>
      <w:r>
        <w:rPr>
          <w:rFonts w:ascii="Arial Narrow" w:hAnsi="Arial Narrow"/>
          <w:sz w:val="22"/>
          <w:szCs w:val="22"/>
        </w:rPr>
        <w:t>mentorja v laboratoriju: ……………………….</w:t>
      </w:r>
    </w:p>
    <w:p w14:paraId="49A448E4" w14:textId="77777777" w:rsidR="00330F44" w:rsidRDefault="00330F44" w:rsidP="00330F44">
      <w:pPr>
        <w:tabs>
          <w:tab w:val="right" w:pos="6545"/>
          <w:tab w:val="left" w:pos="6732"/>
        </w:tabs>
        <w:jc w:val="right"/>
        <w:rPr>
          <w:rFonts w:ascii="Arial Narrow" w:hAnsi="Arial Narrow"/>
          <w:sz w:val="22"/>
          <w:szCs w:val="22"/>
        </w:rPr>
      </w:pPr>
      <w:r>
        <w:rPr>
          <w:rFonts w:ascii="Arial Narrow" w:hAnsi="Arial Narrow"/>
          <w:sz w:val="22"/>
          <w:szCs w:val="22"/>
        </w:rPr>
        <w:tab/>
        <w:t xml:space="preserve">                      </w:t>
      </w:r>
    </w:p>
    <w:p w14:paraId="3E8D1ECE" w14:textId="77777777" w:rsidR="00330F44" w:rsidRDefault="00330F44" w:rsidP="00330F44">
      <w:pPr>
        <w:tabs>
          <w:tab w:val="right" w:pos="6545"/>
          <w:tab w:val="left" w:pos="6732"/>
        </w:tabs>
        <w:jc w:val="right"/>
        <w:rPr>
          <w:rFonts w:ascii="Arial Narrow" w:hAnsi="Arial Narrow"/>
          <w:sz w:val="22"/>
          <w:szCs w:val="22"/>
        </w:rPr>
      </w:pPr>
    </w:p>
    <w:p w14:paraId="46E3A5B8" w14:textId="77777777" w:rsidR="00330F44" w:rsidRPr="00F02ACC" w:rsidRDefault="00330F44" w:rsidP="00330F44">
      <w:pPr>
        <w:tabs>
          <w:tab w:val="right" w:pos="6545"/>
          <w:tab w:val="left" w:pos="6732"/>
        </w:tabs>
        <w:jc w:val="right"/>
        <w:rPr>
          <w:rFonts w:ascii="Arial Narrow" w:hAnsi="Arial Narrow"/>
          <w:sz w:val="22"/>
          <w:szCs w:val="22"/>
        </w:rPr>
      </w:pPr>
      <w:r>
        <w:rPr>
          <w:rFonts w:ascii="Arial Narrow" w:hAnsi="Arial Narrow"/>
          <w:sz w:val="22"/>
          <w:szCs w:val="22"/>
        </w:rPr>
        <w:t xml:space="preserve"> Podpis mentorja v podjetju</w:t>
      </w:r>
      <w:r w:rsidRPr="00F02ACC">
        <w:rPr>
          <w:rFonts w:ascii="Arial Narrow" w:hAnsi="Arial Narrow"/>
          <w:sz w:val="22"/>
          <w:szCs w:val="22"/>
        </w:rPr>
        <w:t>:</w:t>
      </w:r>
      <w:r>
        <w:rPr>
          <w:rFonts w:ascii="Arial Narrow" w:hAnsi="Arial Narrow"/>
          <w:sz w:val="22"/>
          <w:szCs w:val="22"/>
        </w:rPr>
        <w:t xml:space="preserve">  …….</w:t>
      </w:r>
      <w:r w:rsidRPr="00F02ACC">
        <w:rPr>
          <w:rFonts w:ascii="Arial Narrow" w:hAnsi="Arial Narrow"/>
          <w:sz w:val="22"/>
          <w:szCs w:val="22"/>
        </w:rPr>
        <w:t>..</w:t>
      </w:r>
      <w:r>
        <w:rPr>
          <w:rFonts w:ascii="Arial Narrow" w:hAnsi="Arial Narrow"/>
          <w:sz w:val="22"/>
          <w:szCs w:val="22"/>
        </w:rPr>
        <w:t>............................</w:t>
      </w:r>
    </w:p>
    <w:p w14:paraId="2659585D" w14:textId="77777777" w:rsidR="00330F44" w:rsidRDefault="00330F44" w:rsidP="00330F44"/>
    <w:p w14:paraId="4C9FBD6E" w14:textId="77777777" w:rsidR="00330F44" w:rsidRDefault="00330F44" w:rsidP="00330F44">
      <w:pPr>
        <w:rPr>
          <w:rFonts w:ascii="Arial Narrow" w:hAnsi="Arial Narrow"/>
        </w:rPr>
      </w:pPr>
    </w:p>
    <w:p w14:paraId="2732F00A" w14:textId="77777777" w:rsidR="00B312BD" w:rsidRPr="00330F44" w:rsidRDefault="00B312BD" w:rsidP="00330F44">
      <w:pPr>
        <w:tabs>
          <w:tab w:val="left" w:pos="3916"/>
        </w:tabs>
      </w:pPr>
    </w:p>
    <w:sectPr w:rsidR="00B312BD" w:rsidRPr="00330F44" w:rsidSect="00E3734A">
      <w:headerReference w:type="default" r:id="rId25"/>
      <w:footerReference w:type="default" r:id="rId26"/>
      <w:pgSz w:w="11906" w:h="16838" w:code="9"/>
      <w:pgMar w:top="1134" w:right="1134" w:bottom="851" w:left="1418" w:header="397" w:footer="397"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Iztok Tiselj" w:date="2023-07-17T13:10:00Z" w:initials="IT">
    <w:p w14:paraId="2E7AEA61" w14:textId="77777777" w:rsidR="00BC0E06" w:rsidRDefault="00BC0E06">
      <w:pPr>
        <w:pStyle w:val="CommentText"/>
      </w:pPr>
      <w:r>
        <w:rPr>
          <w:rStyle w:val="CommentReference"/>
        </w:rPr>
        <w:annotationRef/>
      </w:r>
      <w:r>
        <w:t>Je pravilno "tekočinska faza"? (Plini so tudi tekočine?). Ali je bolj prav kapljevina oz. kapljevinasta faza?</w:t>
      </w:r>
    </w:p>
  </w:comment>
  <w:comment w:id="96" w:author="Iztok Tiselj" w:date="2023-07-18T11:44:00Z" w:initials="IT">
    <w:p w14:paraId="3FC355E8" w14:textId="43C36C9D" w:rsidR="00BC0E06" w:rsidRDefault="00BC0E06">
      <w:pPr>
        <w:pStyle w:val="CommentText"/>
      </w:pPr>
      <w:r>
        <w:rPr>
          <w:rStyle w:val="CommentReference"/>
        </w:rPr>
        <w:annotationRef/>
      </w:r>
      <w:r>
        <w:t>to sem prebral ze zgoraj.</w:t>
      </w:r>
    </w:p>
  </w:comment>
  <w:comment w:id="99" w:author="Iztok Tiselj" w:date="2023-07-17T13:35:00Z" w:initials="IT">
    <w:p w14:paraId="53A8B399" w14:textId="77777777" w:rsidR="00BC0E06" w:rsidRDefault="00BC0E06">
      <w:pPr>
        <w:pStyle w:val="CommentText"/>
      </w:pPr>
      <w:r>
        <w:rPr>
          <w:rStyle w:val="CommentReference"/>
        </w:rPr>
        <w:annotationRef/>
      </w:r>
      <w:r>
        <w:t>slaba slika</w:t>
      </w:r>
    </w:p>
  </w:comment>
  <w:comment w:id="107" w:author="Iztok Tiselj" w:date="2023-07-17T13:37:00Z" w:initials="IT">
    <w:p w14:paraId="09FED791" w14:textId="77777777" w:rsidR="00BC0E06" w:rsidRDefault="00BC0E06">
      <w:pPr>
        <w:pStyle w:val="CommentText"/>
      </w:pPr>
      <w:r>
        <w:rPr>
          <w:rStyle w:val="CommentReference"/>
        </w:rPr>
        <w:annotationRef/>
      </w:r>
      <w:r>
        <w:t>zgoraj ste ga poimenoval drugače. Poenotite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4F9240" w14:textId="77777777" w:rsidR="00691206" w:rsidRDefault="00691206">
      <w:r>
        <w:separator/>
      </w:r>
    </w:p>
  </w:endnote>
  <w:endnote w:type="continuationSeparator" w:id="0">
    <w:p w14:paraId="123B334A" w14:textId="77777777" w:rsidR="00691206" w:rsidRDefault="0069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AAD4A" w14:textId="0365BAC5" w:rsidR="00BC0E06" w:rsidRDefault="00BC0E06">
    <w:pPr>
      <w:pStyle w:val="Footer"/>
      <w:jc w:val="right"/>
    </w:pPr>
    <w:r>
      <w:fldChar w:fldCharType="begin"/>
    </w:r>
    <w:r>
      <w:instrText xml:space="preserve"> PAGE   \* MERGEFORMAT </w:instrText>
    </w:r>
    <w:r>
      <w:fldChar w:fldCharType="separate"/>
    </w:r>
    <w:r w:rsidR="00875E5B">
      <w:rPr>
        <w:noProof/>
      </w:rPr>
      <w:t>13</w:t>
    </w:r>
    <w:r>
      <w:rPr>
        <w:noProof/>
      </w:rPr>
      <w:fldChar w:fldCharType="end"/>
    </w:r>
  </w:p>
  <w:p w14:paraId="7166E8F7" w14:textId="77777777" w:rsidR="00BC0E06" w:rsidRPr="00C26DC9" w:rsidRDefault="00BC0E06" w:rsidP="00C26DC9">
    <w:pPr>
      <w:pStyle w:val="Footer"/>
      <w:rPr>
        <w:rFonts w:ascii="Arial Narrow" w:hAnsi="Arial Narrow"/>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B3A82" w14:textId="77777777" w:rsidR="00691206" w:rsidRDefault="00691206">
      <w:r>
        <w:separator/>
      </w:r>
    </w:p>
  </w:footnote>
  <w:footnote w:type="continuationSeparator" w:id="0">
    <w:p w14:paraId="1C59960B" w14:textId="77777777" w:rsidR="00691206" w:rsidRDefault="006912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B1E49" w14:textId="77777777" w:rsidR="00BC0E06" w:rsidRPr="00D35D05" w:rsidRDefault="00BC0E06" w:rsidP="0030553D">
    <w:pPr>
      <w:pStyle w:val="Header"/>
      <w:jc w:val="center"/>
    </w:pPr>
    <w:r>
      <w:rPr>
        <w:noProof/>
        <w:lang w:val="en-GB" w:eastAsia="ja-JP"/>
      </w:rPr>
      <w:drawing>
        <wp:inline distT="0" distB="0" distL="0" distR="0" wp14:anchorId="299438A4" wp14:editId="364DA87F">
          <wp:extent cx="1364615" cy="1191260"/>
          <wp:effectExtent l="0" t="0" r="6985" b="8890"/>
          <wp:docPr id="1" name="Picture 1" descr="UNI-logo_in_FS-color-SLO-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logo_in_FS-color-SLO-curv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4615" cy="11912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051E6"/>
    <w:multiLevelType w:val="multilevel"/>
    <w:tmpl w:val="E70EB14A"/>
    <w:lvl w:ilvl="0">
      <w:start w:val="1"/>
      <w:numFmt w:val="decimal"/>
      <w:lvlText w:val="%1."/>
      <w:lvlJc w:val="left"/>
      <w:pPr>
        <w:ind w:left="720" w:hanging="360"/>
      </w:pPr>
      <w:rPr>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2435448E"/>
    <w:multiLevelType w:val="hybridMultilevel"/>
    <w:tmpl w:val="950A3C2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BD6"/>
    <w:rsid w:val="00021625"/>
    <w:rsid w:val="000258E7"/>
    <w:rsid w:val="000511B3"/>
    <w:rsid w:val="00066DDC"/>
    <w:rsid w:val="00071E0D"/>
    <w:rsid w:val="00076F17"/>
    <w:rsid w:val="000F1C04"/>
    <w:rsid w:val="00104540"/>
    <w:rsid w:val="001074EA"/>
    <w:rsid w:val="001221BB"/>
    <w:rsid w:val="00127C40"/>
    <w:rsid w:val="00140831"/>
    <w:rsid w:val="001456AA"/>
    <w:rsid w:val="0015487D"/>
    <w:rsid w:val="00167D93"/>
    <w:rsid w:val="001737FF"/>
    <w:rsid w:val="00185388"/>
    <w:rsid w:val="00192100"/>
    <w:rsid w:val="001B39A8"/>
    <w:rsid w:val="001E2B3E"/>
    <w:rsid w:val="001E6420"/>
    <w:rsid w:val="001F0B7A"/>
    <w:rsid w:val="001F1A4C"/>
    <w:rsid w:val="002013D3"/>
    <w:rsid w:val="002042A1"/>
    <w:rsid w:val="002053F4"/>
    <w:rsid w:val="00210E3B"/>
    <w:rsid w:val="00225AEB"/>
    <w:rsid w:val="00247903"/>
    <w:rsid w:val="00257D7E"/>
    <w:rsid w:val="00277573"/>
    <w:rsid w:val="00283D3E"/>
    <w:rsid w:val="002B5629"/>
    <w:rsid w:val="002B765C"/>
    <w:rsid w:val="002C0820"/>
    <w:rsid w:val="002C331B"/>
    <w:rsid w:val="002F6135"/>
    <w:rsid w:val="0030553D"/>
    <w:rsid w:val="00330F44"/>
    <w:rsid w:val="00345812"/>
    <w:rsid w:val="003816B1"/>
    <w:rsid w:val="00397114"/>
    <w:rsid w:val="003A6D4F"/>
    <w:rsid w:val="003B18CD"/>
    <w:rsid w:val="003D0781"/>
    <w:rsid w:val="003E0CB0"/>
    <w:rsid w:val="00415214"/>
    <w:rsid w:val="004258CE"/>
    <w:rsid w:val="00433948"/>
    <w:rsid w:val="004421FE"/>
    <w:rsid w:val="004458A7"/>
    <w:rsid w:val="004514C8"/>
    <w:rsid w:val="00453A7B"/>
    <w:rsid w:val="00454EFE"/>
    <w:rsid w:val="004769CE"/>
    <w:rsid w:val="004855C6"/>
    <w:rsid w:val="00493B33"/>
    <w:rsid w:val="004B0DCD"/>
    <w:rsid w:val="004E1E44"/>
    <w:rsid w:val="004E6E71"/>
    <w:rsid w:val="005322B6"/>
    <w:rsid w:val="005434C5"/>
    <w:rsid w:val="00543DA7"/>
    <w:rsid w:val="005557E7"/>
    <w:rsid w:val="0059229D"/>
    <w:rsid w:val="00596E43"/>
    <w:rsid w:val="005A02EA"/>
    <w:rsid w:val="005A40E7"/>
    <w:rsid w:val="005C2D31"/>
    <w:rsid w:val="005E758A"/>
    <w:rsid w:val="00605125"/>
    <w:rsid w:val="00606A3B"/>
    <w:rsid w:val="00630AB4"/>
    <w:rsid w:val="00631973"/>
    <w:rsid w:val="00637B24"/>
    <w:rsid w:val="00654545"/>
    <w:rsid w:val="00660FB9"/>
    <w:rsid w:val="006767AD"/>
    <w:rsid w:val="00691206"/>
    <w:rsid w:val="00693EC1"/>
    <w:rsid w:val="006A7403"/>
    <w:rsid w:val="006B32DB"/>
    <w:rsid w:val="006E4E72"/>
    <w:rsid w:val="00716FFD"/>
    <w:rsid w:val="007347F9"/>
    <w:rsid w:val="00741520"/>
    <w:rsid w:val="00744C61"/>
    <w:rsid w:val="00764BBE"/>
    <w:rsid w:val="007770FC"/>
    <w:rsid w:val="007A5608"/>
    <w:rsid w:val="007A6B99"/>
    <w:rsid w:val="007B0211"/>
    <w:rsid w:val="007B0E19"/>
    <w:rsid w:val="007B3353"/>
    <w:rsid w:val="007E6623"/>
    <w:rsid w:val="007E6F2F"/>
    <w:rsid w:val="007F2944"/>
    <w:rsid w:val="00820CD3"/>
    <w:rsid w:val="00822C8B"/>
    <w:rsid w:val="00822D6F"/>
    <w:rsid w:val="00827382"/>
    <w:rsid w:val="00875E5B"/>
    <w:rsid w:val="008765B3"/>
    <w:rsid w:val="00880174"/>
    <w:rsid w:val="0089613B"/>
    <w:rsid w:val="008A793B"/>
    <w:rsid w:val="0090402E"/>
    <w:rsid w:val="00906FB7"/>
    <w:rsid w:val="00913F1F"/>
    <w:rsid w:val="00915B90"/>
    <w:rsid w:val="00916AF4"/>
    <w:rsid w:val="00927F1A"/>
    <w:rsid w:val="00932BD6"/>
    <w:rsid w:val="00973547"/>
    <w:rsid w:val="0098216B"/>
    <w:rsid w:val="009B1821"/>
    <w:rsid w:val="009C2251"/>
    <w:rsid w:val="009D6292"/>
    <w:rsid w:val="009D67AA"/>
    <w:rsid w:val="009D7231"/>
    <w:rsid w:val="009D7603"/>
    <w:rsid w:val="009F0AB9"/>
    <w:rsid w:val="009F7114"/>
    <w:rsid w:val="00A17004"/>
    <w:rsid w:val="00A17025"/>
    <w:rsid w:val="00A23CA7"/>
    <w:rsid w:val="00A33225"/>
    <w:rsid w:val="00A33836"/>
    <w:rsid w:val="00A752FF"/>
    <w:rsid w:val="00AB496E"/>
    <w:rsid w:val="00AF15F9"/>
    <w:rsid w:val="00B075CC"/>
    <w:rsid w:val="00B312BD"/>
    <w:rsid w:val="00B36393"/>
    <w:rsid w:val="00B411CF"/>
    <w:rsid w:val="00B7368A"/>
    <w:rsid w:val="00B74440"/>
    <w:rsid w:val="00B83DD3"/>
    <w:rsid w:val="00BA5B75"/>
    <w:rsid w:val="00BC0E06"/>
    <w:rsid w:val="00C16DBC"/>
    <w:rsid w:val="00C26DC9"/>
    <w:rsid w:val="00C2796B"/>
    <w:rsid w:val="00C33123"/>
    <w:rsid w:val="00C97029"/>
    <w:rsid w:val="00CB59D2"/>
    <w:rsid w:val="00CE32FE"/>
    <w:rsid w:val="00CE3A9A"/>
    <w:rsid w:val="00CF09F1"/>
    <w:rsid w:val="00CF1C9C"/>
    <w:rsid w:val="00D04B0B"/>
    <w:rsid w:val="00D06864"/>
    <w:rsid w:val="00D17708"/>
    <w:rsid w:val="00D51735"/>
    <w:rsid w:val="00DB6427"/>
    <w:rsid w:val="00DC326D"/>
    <w:rsid w:val="00DD152C"/>
    <w:rsid w:val="00DF195D"/>
    <w:rsid w:val="00E35009"/>
    <w:rsid w:val="00E368DC"/>
    <w:rsid w:val="00E3734A"/>
    <w:rsid w:val="00E548D2"/>
    <w:rsid w:val="00E63C75"/>
    <w:rsid w:val="00E86741"/>
    <w:rsid w:val="00EA6280"/>
    <w:rsid w:val="00EC04F4"/>
    <w:rsid w:val="00EC29CC"/>
    <w:rsid w:val="00EC402B"/>
    <w:rsid w:val="00EE7EF5"/>
    <w:rsid w:val="00F06A4C"/>
    <w:rsid w:val="00F4327C"/>
    <w:rsid w:val="00F43D09"/>
    <w:rsid w:val="00F520B4"/>
    <w:rsid w:val="00FB506E"/>
    <w:rsid w:val="00FF247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7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B0B"/>
    <w:pPr>
      <w:jc w:val="both"/>
    </w:pPr>
    <w:rPr>
      <w:sz w:val="24"/>
      <w:szCs w:val="24"/>
      <w:lang w:val="sl-SI" w:eastAsia="sl-SI"/>
    </w:rPr>
  </w:style>
  <w:style w:type="paragraph" w:styleId="Heading1">
    <w:name w:val="heading 1"/>
    <w:basedOn w:val="Normal"/>
    <w:next w:val="Normal"/>
    <w:qFormat/>
    <w:rsid w:val="00932BD6"/>
    <w:pPr>
      <w:keepNext/>
      <w:outlineLvl w:val="0"/>
    </w:pPr>
    <w:rPr>
      <w:b/>
      <w:bCs/>
      <w:sz w:val="28"/>
    </w:rPr>
  </w:style>
  <w:style w:type="paragraph" w:styleId="Heading2">
    <w:name w:val="heading 2"/>
    <w:basedOn w:val="Normal"/>
    <w:next w:val="Normal"/>
    <w:link w:val="Heading2Char"/>
    <w:unhideWhenUsed/>
    <w:qFormat/>
    <w:rsid w:val="00E368DC"/>
    <w:pPr>
      <w:keepNext/>
      <w:spacing w:before="240" w:after="60"/>
      <w:outlineLvl w:val="1"/>
    </w:pPr>
    <w:rPr>
      <w:rFonts w:ascii="Cambria" w:eastAsia="MS Gothic" w:hAnsi="Cambria"/>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32BD6"/>
    <w:pPr>
      <w:tabs>
        <w:tab w:val="center" w:pos="4536"/>
        <w:tab w:val="right" w:pos="9072"/>
      </w:tabs>
    </w:pPr>
  </w:style>
  <w:style w:type="paragraph" w:styleId="Footer">
    <w:name w:val="footer"/>
    <w:basedOn w:val="Normal"/>
    <w:link w:val="FooterChar"/>
    <w:uiPriority w:val="99"/>
    <w:rsid w:val="00932BD6"/>
    <w:pPr>
      <w:tabs>
        <w:tab w:val="center" w:pos="4536"/>
        <w:tab w:val="right" w:pos="9072"/>
      </w:tabs>
    </w:pPr>
  </w:style>
  <w:style w:type="character" w:customStyle="1" w:styleId="Heading2Char">
    <w:name w:val="Heading 2 Char"/>
    <w:link w:val="Heading2"/>
    <w:rsid w:val="00E368DC"/>
    <w:rPr>
      <w:rFonts w:ascii="Cambria" w:eastAsia="MS Gothic" w:hAnsi="Cambria" w:cs="Times New Roman"/>
      <w:b/>
      <w:bCs/>
      <w:iCs/>
      <w:sz w:val="28"/>
      <w:szCs w:val="28"/>
      <w:lang w:val="sl-SI" w:eastAsia="sl-SI"/>
    </w:rPr>
  </w:style>
  <w:style w:type="character" w:customStyle="1" w:styleId="FooterChar">
    <w:name w:val="Footer Char"/>
    <w:link w:val="Footer"/>
    <w:uiPriority w:val="99"/>
    <w:rsid w:val="00A17025"/>
    <w:rPr>
      <w:sz w:val="24"/>
      <w:szCs w:val="24"/>
      <w:lang w:val="sl-SI" w:eastAsia="sl-SI"/>
    </w:rPr>
  </w:style>
  <w:style w:type="character" w:styleId="CommentReference">
    <w:name w:val="annotation reference"/>
    <w:basedOn w:val="DefaultParagraphFont"/>
    <w:semiHidden/>
    <w:unhideWhenUsed/>
    <w:rsid w:val="004458A7"/>
    <w:rPr>
      <w:sz w:val="16"/>
      <w:szCs w:val="16"/>
    </w:rPr>
  </w:style>
  <w:style w:type="paragraph" w:styleId="CommentText">
    <w:name w:val="annotation text"/>
    <w:basedOn w:val="Normal"/>
    <w:link w:val="CommentTextChar"/>
    <w:semiHidden/>
    <w:unhideWhenUsed/>
    <w:rsid w:val="004458A7"/>
    <w:rPr>
      <w:sz w:val="20"/>
      <w:szCs w:val="20"/>
    </w:rPr>
  </w:style>
  <w:style w:type="character" w:customStyle="1" w:styleId="CommentTextChar">
    <w:name w:val="Comment Text Char"/>
    <w:basedOn w:val="DefaultParagraphFont"/>
    <w:link w:val="CommentText"/>
    <w:semiHidden/>
    <w:rsid w:val="004458A7"/>
    <w:rPr>
      <w:lang w:val="sl-SI" w:eastAsia="sl-SI"/>
    </w:rPr>
  </w:style>
  <w:style w:type="paragraph" w:styleId="CommentSubject">
    <w:name w:val="annotation subject"/>
    <w:basedOn w:val="CommentText"/>
    <w:next w:val="CommentText"/>
    <w:link w:val="CommentSubjectChar"/>
    <w:semiHidden/>
    <w:unhideWhenUsed/>
    <w:rsid w:val="004458A7"/>
    <w:rPr>
      <w:b/>
      <w:bCs/>
    </w:rPr>
  </w:style>
  <w:style w:type="character" w:customStyle="1" w:styleId="CommentSubjectChar">
    <w:name w:val="Comment Subject Char"/>
    <w:basedOn w:val="CommentTextChar"/>
    <w:link w:val="CommentSubject"/>
    <w:semiHidden/>
    <w:rsid w:val="004458A7"/>
    <w:rPr>
      <w:b/>
      <w:bCs/>
      <w:lang w:val="sl-SI" w:eastAsia="sl-SI"/>
    </w:rPr>
  </w:style>
  <w:style w:type="paragraph" w:styleId="BalloonText">
    <w:name w:val="Balloon Text"/>
    <w:basedOn w:val="Normal"/>
    <w:link w:val="BalloonTextChar"/>
    <w:semiHidden/>
    <w:unhideWhenUsed/>
    <w:rsid w:val="004458A7"/>
    <w:rPr>
      <w:rFonts w:ascii="Segoe UI" w:hAnsi="Segoe UI" w:cs="Segoe UI"/>
      <w:sz w:val="18"/>
      <w:szCs w:val="18"/>
    </w:rPr>
  </w:style>
  <w:style w:type="character" w:customStyle="1" w:styleId="BalloonTextChar">
    <w:name w:val="Balloon Text Char"/>
    <w:basedOn w:val="DefaultParagraphFont"/>
    <w:link w:val="BalloonText"/>
    <w:semiHidden/>
    <w:rsid w:val="004458A7"/>
    <w:rPr>
      <w:rFonts w:ascii="Segoe UI" w:hAnsi="Segoe UI" w:cs="Segoe UI"/>
      <w:sz w:val="18"/>
      <w:szCs w:val="18"/>
      <w:lang w:val="sl-SI" w:eastAsia="sl-SI"/>
    </w:rPr>
  </w:style>
  <w:style w:type="paragraph" w:styleId="TOCHeading">
    <w:name w:val="TOC Heading"/>
    <w:basedOn w:val="Heading1"/>
    <w:next w:val="Normal"/>
    <w:uiPriority w:val="39"/>
    <w:semiHidden/>
    <w:unhideWhenUsed/>
    <w:qFormat/>
    <w:rsid w:val="00E3734A"/>
    <w:pPr>
      <w:keepLines/>
      <w:spacing w:before="480" w:line="276" w:lineRule="auto"/>
      <w:jc w:val="left"/>
      <w:outlineLvl w:val="9"/>
    </w:pPr>
    <w:rPr>
      <w:rFonts w:asciiTheme="majorHAnsi" w:eastAsiaTheme="majorEastAsia" w:hAnsiTheme="majorHAnsi" w:cstheme="majorBidi"/>
      <w:color w:val="365F91" w:themeColor="accent1" w:themeShade="BF"/>
      <w:szCs w:val="28"/>
      <w:lang w:val="en-US" w:eastAsia="ja-JP"/>
    </w:rPr>
  </w:style>
  <w:style w:type="paragraph" w:styleId="TOC1">
    <w:name w:val="toc 1"/>
    <w:basedOn w:val="Normal"/>
    <w:next w:val="Normal"/>
    <w:autoRedefine/>
    <w:uiPriority w:val="39"/>
    <w:unhideWhenUsed/>
    <w:rsid w:val="00E3734A"/>
    <w:pPr>
      <w:spacing w:after="100"/>
    </w:pPr>
  </w:style>
  <w:style w:type="paragraph" w:styleId="TOC2">
    <w:name w:val="toc 2"/>
    <w:basedOn w:val="Normal"/>
    <w:next w:val="Normal"/>
    <w:autoRedefine/>
    <w:uiPriority w:val="39"/>
    <w:unhideWhenUsed/>
    <w:rsid w:val="00E3734A"/>
    <w:pPr>
      <w:spacing w:after="100"/>
      <w:ind w:left="240"/>
    </w:pPr>
  </w:style>
  <w:style w:type="character" w:styleId="Hyperlink">
    <w:name w:val="Hyperlink"/>
    <w:basedOn w:val="DefaultParagraphFont"/>
    <w:uiPriority w:val="99"/>
    <w:unhideWhenUsed/>
    <w:rsid w:val="00E3734A"/>
    <w:rPr>
      <w:color w:val="0000FF" w:themeColor="hyperlink"/>
      <w:u w:val="single"/>
    </w:rPr>
  </w:style>
  <w:style w:type="paragraph" w:styleId="Revision">
    <w:name w:val="Revision"/>
    <w:hidden/>
    <w:uiPriority w:val="99"/>
    <w:semiHidden/>
    <w:rsid w:val="00880174"/>
    <w:rPr>
      <w:sz w:val="24"/>
      <w:szCs w:val="24"/>
      <w:lang w:val="sl-SI"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B0B"/>
    <w:pPr>
      <w:jc w:val="both"/>
    </w:pPr>
    <w:rPr>
      <w:sz w:val="24"/>
      <w:szCs w:val="24"/>
      <w:lang w:val="sl-SI" w:eastAsia="sl-SI"/>
    </w:rPr>
  </w:style>
  <w:style w:type="paragraph" w:styleId="Heading1">
    <w:name w:val="heading 1"/>
    <w:basedOn w:val="Normal"/>
    <w:next w:val="Normal"/>
    <w:qFormat/>
    <w:rsid w:val="00932BD6"/>
    <w:pPr>
      <w:keepNext/>
      <w:outlineLvl w:val="0"/>
    </w:pPr>
    <w:rPr>
      <w:b/>
      <w:bCs/>
      <w:sz w:val="28"/>
    </w:rPr>
  </w:style>
  <w:style w:type="paragraph" w:styleId="Heading2">
    <w:name w:val="heading 2"/>
    <w:basedOn w:val="Normal"/>
    <w:next w:val="Normal"/>
    <w:link w:val="Heading2Char"/>
    <w:unhideWhenUsed/>
    <w:qFormat/>
    <w:rsid w:val="00E368DC"/>
    <w:pPr>
      <w:keepNext/>
      <w:spacing w:before="240" w:after="60"/>
      <w:outlineLvl w:val="1"/>
    </w:pPr>
    <w:rPr>
      <w:rFonts w:ascii="Cambria" w:eastAsia="MS Gothic" w:hAnsi="Cambria"/>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32BD6"/>
    <w:pPr>
      <w:tabs>
        <w:tab w:val="center" w:pos="4536"/>
        <w:tab w:val="right" w:pos="9072"/>
      </w:tabs>
    </w:pPr>
  </w:style>
  <w:style w:type="paragraph" w:styleId="Footer">
    <w:name w:val="footer"/>
    <w:basedOn w:val="Normal"/>
    <w:link w:val="FooterChar"/>
    <w:uiPriority w:val="99"/>
    <w:rsid w:val="00932BD6"/>
    <w:pPr>
      <w:tabs>
        <w:tab w:val="center" w:pos="4536"/>
        <w:tab w:val="right" w:pos="9072"/>
      </w:tabs>
    </w:pPr>
  </w:style>
  <w:style w:type="character" w:customStyle="1" w:styleId="Heading2Char">
    <w:name w:val="Heading 2 Char"/>
    <w:link w:val="Heading2"/>
    <w:rsid w:val="00E368DC"/>
    <w:rPr>
      <w:rFonts w:ascii="Cambria" w:eastAsia="MS Gothic" w:hAnsi="Cambria" w:cs="Times New Roman"/>
      <w:b/>
      <w:bCs/>
      <w:iCs/>
      <w:sz w:val="28"/>
      <w:szCs w:val="28"/>
      <w:lang w:val="sl-SI" w:eastAsia="sl-SI"/>
    </w:rPr>
  </w:style>
  <w:style w:type="character" w:customStyle="1" w:styleId="FooterChar">
    <w:name w:val="Footer Char"/>
    <w:link w:val="Footer"/>
    <w:uiPriority w:val="99"/>
    <w:rsid w:val="00A17025"/>
    <w:rPr>
      <w:sz w:val="24"/>
      <w:szCs w:val="24"/>
      <w:lang w:val="sl-SI" w:eastAsia="sl-SI"/>
    </w:rPr>
  </w:style>
  <w:style w:type="character" w:styleId="CommentReference">
    <w:name w:val="annotation reference"/>
    <w:basedOn w:val="DefaultParagraphFont"/>
    <w:semiHidden/>
    <w:unhideWhenUsed/>
    <w:rsid w:val="004458A7"/>
    <w:rPr>
      <w:sz w:val="16"/>
      <w:szCs w:val="16"/>
    </w:rPr>
  </w:style>
  <w:style w:type="paragraph" w:styleId="CommentText">
    <w:name w:val="annotation text"/>
    <w:basedOn w:val="Normal"/>
    <w:link w:val="CommentTextChar"/>
    <w:semiHidden/>
    <w:unhideWhenUsed/>
    <w:rsid w:val="004458A7"/>
    <w:rPr>
      <w:sz w:val="20"/>
      <w:szCs w:val="20"/>
    </w:rPr>
  </w:style>
  <w:style w:type="character" w:customStyle="1" w:styleId="CommentTextChar">
    <w:name w:val="Comment Text Char"/>
    <w:basedOn w:val="DefaultParagraphFont"/>
    <w:link w:val="CommentText"/>
    <w:semiHidden/>
    <w:rsid w:val="004458A7"/>
    <w:rPr>
      <w:lang w:val="sl-SI" w:eastAsia="sl-SI"/>
    </w:rPr>
  </w:style>
  <w:style w:type="paragraph" w:styleId="CommentSubject">
    <w:name w:val="annotation subject"/>
    <w:basedOn w:val="CommentText"/>
    <w:next w:val="CommentText"/>
    <w:link w:val="CommentSubjectChar"/>
    <w:semiHidden/>
    <w:unhideWhenUsed/>
    <w:rsid w:val="004458A7"/>
    <w:rPr>
      <w:b/>
      <w:bCs/>
    </w:rPr>
  </w:style>
  <w:style w:type="character" w:customStyle="1" w:styleId="CommentSubjectChar">
    <w:name w:val="Comment Subject Char"/>
    <w:basedOn w:val="CommentTextChar"/>
    <w:link w:val="CommentSubject"/>
    <w:semiHidden/>
    <w:rsid w:val="004458A7"/>
    <w:rPr>
      <w:b/>
      <w:bCs/>
      <w:lang w:val="sl-SI" w:eastAsia="sl-SI"/>
    </w:rPr>
  </w:style>
  <w:style w:type="paragraph" w:styleId="BalloonText">
    <w:name w:val="Balloon Text"/>
    <w:basedOn w:val="Normal"/>
    <w:link w:val="BalloonTextChar"/>
    <w:semiHidden/>
    <w:unhideWhenUsed/>
    <w:rsid w:val="004458A7"/>
    <w:rPr>
      <w:rFonts w:ascii="Segoe UI" w:hAnsi="Segoe UI" w:cs="Segoe UI"/>
      <w:sz w:val="18"/>
      <w:szCs w:val="18"/>
    </w:rPr>
  </w:style>
  <w:style w:type="character" w:customStyle="1" w:styleId="BalloonTextChar">
    <w:name w:val="Balloon Text Char"/>
    <w:basedOn w:val="DefaultParagraphFont"/>
    <w:link w:val="BalloonText"/>
    <w:semiHidden/>
    <w:rsid w:val="004458A7"/>
    <w:rPr>
      <w:rFonts w:ascii="Segoe UI" w:hAnsi="Segoe UI" w:cs="Segoe UI"/>
      <w:sz w:val="18"/>
      <w:szCs w:val="18"/>
      <w:lang w:val="sl-SI" w:eastAsia="sl-SI"/>
    </w:rPr>
  </w:style>
  <w:style w:type="paragraph" w:styleId="TOCHeading">
    <w:name w:val="TOC Heading"/>
    <w:basedOn w:val="Heading1"/>
    <w:next w:val="Normal"/>
    <w:uiPriority w:val="39"/>
    <w:semiHidden/>
    <w:unhideWhenUsed/>
    <w:qFormat/>
    <w:rsid w:val="00E3734A"/>
    <w:pPr>
      <w:keepLines/>
      <w:spacing w:before="480" w:line="276" w:lineRule="auto"/>
      <w:jc w:val="left"/>
      <w:outlineLvl w:val="9"/>
    </w:pPr>
    <w:rPr>
      <w:rFonts w:asciiTheme="majorHAnsi" w:eastAsiaTheme="majorEastAsia" w:hAnsiTheme="majorHAnsi" w:cstheme="majorBidi"/>
      <w:color w:val="365F91" w:themeColor="accent1" w:themeShade="BF"/>
      <w:szCs w:val="28"/>
      <w:lang w:val="en-US" w:eastAsia="ja-JP"/>
    </w:rPr>
  </w:style>
  <w:style w:type="paragraph" w:styleId="TOC1">
    <w:name w:val="toc 1"/>
    <w:basedOn w:val="Normal"/>
    <w:next w:val="Normal"/>
    <w:autoRedefine/>
    <w:uiPriority w:val="39"/>
    <w:unhideWhenUsed/>
    <w:rsid w:val="00E3734A"/>
    <w:pPr>
      <w:spacing w:after="100"/>
    </w:pPr>
  </w:style>
  <w:style w:type="paragraph" w:styleId="TOC2">
    <w:name w:val="toc 2"/>
    <w:basedOn w:val="Normal"/>
    <w:next w:val="Normal"/>
    <w:autoRedefine/>
    <w:uiPriority w:val="39"/>
    <w:unhideWhenUsed/>
    <w:rsid w:val="00E3734A"/>
    <w:pPr>
      <w:spacing w:after="100"/>
      <w:ind w:left="240"/>
    </w:pPr>
  </w:style>
  <w:style w:type="character" w:styleId="Hyperlink">
    <w:name w:val="Hyperlink"/>
    <w:basedOn w:val="DefaultParagraphFont"/>
    <w:uiPriority w:val="99"/>
    <w:unhideWhenUsed/>
    <w:rsid w:val="00E3734A"/>
    <w:rPr>
      <w:color w:val="0000FF" w:themeColor="hyperlink"/>
      <w:u w:val="single"/>
    </w:rPr>
  </w:style>
  <w:style w:type="paragraph" w:styleId="Revision">
    <w:name w:val="Revision"/>
    <w:hidden/>
    <w:uiPriority w:val="99"/>
    <w:semiHidden/>
    <w:rsid w:val="00880174"/>
    <w:rPr>
      <w:sz w:val="24"/>
      <w:szCs w:val="24"/>
      <w:lang w:val="sl-SI"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3350">
      <w:bodyDiv w:val="1"/>
      <w:marLeft w:val="0"/>
      <w:marRight w:val="0"/>
      <w:marTop w:val="0"/>
      <w:marBottom w:val="0"/>
      <w:divBdr>
        <w:top w:val="none" w:sz="0" w:space="0" w:color="auto"/>
        <w:left w:val="none" w:sz="0" w:space="0" w:color="auto"/>
        <w:bottom w:val="none" w:sz="0" w:space="0" w:color="auto"/>
        <w:right w:val="none" w:sz="0" w:space="0" w:color="auto"/>
      </w:divBdr>
    </w:div>
    <w:div w:id="348222954">
      <w:bodyDiv w:val="1"/>
      <w:marLeft w:val="0"/>
      <w:marRight w:val="0"/>
      <w:marTop w:val="0"/>
      <w:marBottom w:val="0"/>
      <w:divBdr>
        <w:top w:val="none" w:sz="0" w:space="0" w:color="auto"/>
        <w:left w:val="none" w:sz="0" w:space="0" w:color="auto"/>
        <w:bottom w:val="none" w:sz="0" w:space="0" w:color="auto"/>
        <w:right w:val="none" w:sz="0" w:space="0" w:color="auto"/>
      </w:divBdr>
    </w:div>
    <w:div w:id="444426973">
      <w:bodyDiv w:val="1"/>
      <w:marLeft w:val="0"/>
      <w:marRight w:val="0"/>
      <w:marTop w:val="0"/>
      <w:marBottom w:val="0"/>
      <w:divBdr>
        <w:top w:val="none" w:sz="0" w:space="0" w:color="auto"/>
        <w:left w:val="none" w:sz="0" w:space="0" w:color="auto"/>
        <w:bottom w:val="none" w:sz="0" w:space="0" w:color="auto"/>
        <w:right w:val="none" w:sz="0" w:space="0" w:color="auto"/>
      </w:divBdr>
    </w:div>
    <w:div w:id="772870273">
      <w:bodyDiv w:val="1"/>
      <w:marLeft w:val="0"/>
      <w:marRight w:val="0"/>
      <w:marTop w:val="0"/>
      <w:marBottom w:val="0"/>
      <w:divBdr>
        <w:top w:val="none" w:sz="0" w:space="0" w:color="auto"/>
        <w:left w:val="none" w:sz="0" w:space="0" w:color="auto"/>
        <w:bottom w:val="none" w:sz="0" w:space="0" w:color="auto"/>
        <w:right w:val="none" w:sz="0" w:space="0" w:color="auto"/>
      </w:divBdr>
    </w:div>
    <w:div w:id="885720942">
      <w:bodyDiv w:val="1"/>
      <w:marLeft w:val="0"/>
      <w:marRight w:val="0"/>
      <w:marTop w:val="0"/>
      <w:marBottom w:val="0"/>
      <w:divBdr>
        <w:top w:val="none" w:sz="0" w:space="0" w:color="auto"/>
        <w:left w:val="none" w:sz="0" w:space="0" w:color="auto"/>
        <w:bottom w:val="none" w:sz="0" w:space="0" w:color="auto"/>
        <w:right w:val="none" w:sz="0" w:space="0" w:color="auto"/>
      </w:divBdr>
    </w:div>
    <w:div w:id="1781023028">
      <w:bodyDiv w:val="1"/>
      <w:marLeft w:val="0"/>
      <w:marRight w:val="0"/>
      <w:marTop w:val="0"/>
      <w:marBottom w:val="0"/>
      <w:divBdr>
        <w:top w:val="none" w:sz="0" w:space="0" w:color="auto"/>
        <w:left w:val="none" w:sz="0" w:space="0" w:color="auto"/>
        <w:bottom w:val="none" w:sz="0" w:space="0" w:color="auto"/>
        <w:right w:val="none" w:sz="0" w:space="0" w:color="auto"/>
      </w:divBdr>
    </w:div>
    <w:div w:id="194839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new.abb.com/products/measurement-products/pressure/absolute-pressure-transmitters/266ast-absolute-pressure-transmitter"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ilo.com/id/en/Products-and-expertise/en/products-expertise/wilo-jet-wj/jet-wj-202-x-1-230-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hyperphysics.phy-astr.gsu.edu/hbase/Tables/indrf.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new.abb.com/products/measurement-products/pressure/differential-pressure-transmitters/266mst-differential-pressure-transmitter-with-multisensor-technology"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s://new.abb.com/products/measurement-products/pressure/absolute-pressure-transmitters/pas100-absolute-pressure-transmitter"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012ED-CAE8-4AD5-A5D8-50670949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14</Pages>
  <Words>2895</Words>
  <Characters>16505</Characters>
  <Application>Microsoft Office Word</Application>
  <DocSecurity>0</DocSecurity>
  <Lines>137</Lines>
  <Paragraphs>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TEDENSKO POROČILO O DELU</vt:lpstr>
      <vt:lpstr>TEDENSKO POROČILO O DELU</vt:lpstr>
    </vt:vector>
  </TitlesOfParts>
  <Company/>
  <LinksUpToDate>false</LinksUpToDate>
  <CharactersWithSpaces>19362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TEDENSKO POROČILO O DELU</dc:title>
  <dc:creator>Darko Švetak</dc:creator>
  <cp:lastModifiedBy>ziga</cp:lastModifiedBy>
  <cp:revision>1</cp:revision>
  <cp:lastPrinted>2023-07-20T06:34:00Z</cp:lastPrinted>
  <dcterms:created xsi:type="dcterms:W3CDTF">2023-07-20T05:58:00Z</dcterms:created>
  <dcterms:modified xsi:type="dcterms:W3CDTF">2023-08-07T07:51:00Z</dcterms:modified>
</cp:coreProperties>
</file>